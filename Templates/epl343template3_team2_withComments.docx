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74A94" w14:textId="77777777" w:rsidR="009962AE" w:rsidRDefault="009962AE">
      <w:pPr>
        <w:widowControl w:val="0"/>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6"/>
      </w:tblGrid>
      <w:tr w:rsidR="009962AE" w14:paraId="63FD66DE" w14:textId="77777777">
        <w:trPr>
          <w:trHeight w:val="2700"/>
        </w:trPr>
        <w:tc>
          <w:tcPr>
            <w:tcW w:w="8856" w:type="dxa"/>
          </w:tcPr>
          <w:p w14:paraId="5474EB1A" w14:textId="77777777" w:rsidR="009962AE" w:rsidRDefault="009962AE">
            <w:pPr>
              <w:widowControl w:val="0"/>
            </w:pPr>
          </w:p>
          <w:tbl>
            <w:tblPr>
              <w:tblStyle w:val="a0"/>
              <w:tblW w:w="8640" w:type="dxa"/>
              <w:jc w:val="center"/>
              <w:tblLayout w:type="fixed"/>
              <w:tblLook w:val="0000" w:firstRow="0" w:lastRow="0" w:firstColumn="0" w:lastColumn="0" w:noHBand="0" w:noVBand="0"/>
            </w:tblPr>
            <w:tblGrid>
              <w:gridCol w:w="1559"/>
              <w:gridCol w:w="5485"/>
              <w:gridCol w:w="1596"/>
            </w:tblGrid>
            <w:tr w:rsidR="009962AE" w14:paraId="5957AE95" w14:textId="77777777">
              <w:trPr>
                <w:jc w:val="center"/>
              </w:trPr>
              <w:tc>
                <w:tcPr>
                  <w:tcW w:w="1559" w:type="dxa"/>
                </w:tcPr>
                <w:p w14:paraId="246C2E65" w14:textId="77777777" w:rsidR="009962AE" w:rsidRDefault="001D6C26">
                  <w:pPr>
                    <w:pStyle w:val="Title"/>
                    <w:keepNext w:val="0"/>
                    <w:keepLines w:val="0"/>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00492665" wp14:editId="1152A7D8">
                        <wp:extent cx="762000" cy="771525"/>
                        <wp:effectExtent l="0" t="0" r="0" b="0"/>
                        <wp:docPr id="9" name="image18.png" descr="ucy_logo.gif"/>
                        <wp:cNvGraphicFramePr/>
                        <a:graphic xmlns:a="http://schemas.openxmlformats.org/drawingml/2006/main">
                          <a:graphicData uri="http://schemas.openxmlformats.org/drawingml/2006/picture">
                            <pic:pic xmlns:pic="http://schemas.openxmlformats.org/drawingml/2006/picture">
                              <pic:nvPicPr>
                                <pic:cNvPr id="0" name="image18.png" descr="ucy_logo.gif"/>
                                <pic:cNvPicPr preferRelativeResize="0"/>
                              </pic:nvPicPr>
                              <pic:blipFill>
                                <a:blip r:embed="rId5"/>
                                <a:srcRect/>
                                <a:stretch>
                                  <a:fillRect/>
                                </a:stretch>
                              </pic:blipFill>
                              <pic:spPr>
                                <a:xfrm>
                                  <a:off x="0" y="0"/>
                                  <a:ext cx="762000" cy="771525"/>
                                </a:xfrm>
                                <a:prstGeom prst="rect">
                                  <a:avLst/>
                                </a:prstGeom>
                                <a:ln/>
                              </pic:spPr>
                            </pic:pic>
                          </a:graphicData>
                        </a:graphic>
                      </wp:inline>
                    </w:drawing>
                  </w:r>
                </w:p>
              </w:tc>
              <w:tc>
                <w:tcPr>
                  <w:tcW w:w="5485" w:type="dxa"/>
                </w:tcPr>
                <w:p w14:paraId="653CAC62" w14:textId="77777777" w:rsidR="009962AE" w:rsidRDefault="009962AE">
                  <w:pPr>
                    <w:pStyle w:val="Title"/>
                    <w:keepNext w:val="0"/>
                    <w:keepLines w:val="0"/>
                    <w:spacing w:after="0" w:line="240" w:lineRule="auto"/>
                    <w:jc w:val="center"/>
                    <w:rPr>
                      <w:rFonts w:ascii="Times New Roman" w:eastAsia="Times New Roman" w:hAnsi="Times New Roman" w:cs="Times New Roman"/>
                      <w:b/>
                      <w:sz w:val="32"/>
                      <w:szCs w:val="32"/>
                    </w:rPr>
                  </w:pPr>
                </w:p>
                <w:p w14:paraId="63AE27AE" w14:textId="77777777" w:rsidR="009962AE" w:rsidRDefault="001D6C26">
                  <w:pPr>
                    <w:pStyle w:val="Title"/>
                    <w:keepNext w:val="0"/>
                    <w:keepLines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CYPRUS</w:t>
                  </w:r>
                </w:p>
                <w:p w14:paraId="2B35369F" w14:textId="77777777" w:rsidR="009962AE" w:rsidRDefault="001D6C26">
                  <w:pPr>
                    <w:spacing w:after="200"/>
                    <w:jc w:val="center"/>
                    <w:rPr>
                      <w:rFonts w:ascii="Times New Roman" w:eastAsia="Times New Roman" w:hAnsi="Times New Roman" w:cs="Times New Roman"/>
                      <w:b/>
                    </w:rPr>
                  </w:pPr>
                  <w:r>
                    <w:rPr>
                      <w:rFonts w:ascii="Times New Roman" w:eastAsia="Times New Roman" w:hAnsi="Times New Roman" w:cs="Times New Roman"/>
                      <w:b/>
                    </w:rPr>
                    <w:t>DEPARTMENT OF COMPUTER SCIENCE</w:t>
                  </w:r>
                </w:p>
                <w:p w14:paraId="337D47A1" w14:textId="77777777" w:rsidR="009962AE" w:rsidRDefault="009962AE">
                  <w:pPr>
                    <w:pStyle w:val="Title"/>
                    <w:keepNext w:val="0"/>
                    <w:keepLines w:val="0"/>
                    <w:spacing w:after="0" w:line="240" w:lineRule="auto"/>
                    <w:jc w:val="right"/>
                    <w:rPr>
                      <w:rFonts w:ascii="Times New Roman" w:eastAsia="Times New Roman" w:hAnsi="Times New Roman" w:cs="Times New Roman"/>
                      <w:b/>
                      <w:sz w:val="32"/>
                      <w:szCs w:val="32"/>
                    </w:rPr>
                  </w:pPr>
                </w:p>
              </w:tc>
              <w:tc>
                <w:tcPr>
                  <w:tcW w:w="1596" w:type="dxa"/>
                </w:tcPr>
                <w:p w14:paraId="6831CB78" w14:textId="77777777" w:rsidR="009962AE" w:rsidRDefault="001D6C26">
                  <w:pPr>
                    <w:pStyle w:val="Title"/>
                    <w:keepNext w:val="0"/>
                    <w:keepLines w:val="0"/>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2AFDB0F6" wp14:editId="617A84A5">
                        <wp:extent cx="857250" cy="771525"/>
                        <wp:effectExtent l="0" t="0" r="0" b="0"/>
                        <wp:docPr id="15" name="image4.png" descr="cs_logo.png"/>
                        <wp:cNvGraphicFramePr/>
                        <a:graphic xmlns:a="http://schemas.openxmlformats.org/drawingml/2006/main">
                          <a:graphicData uri="http://schemas.openxmlformats.org/drawingml/2006/picture">
                            <pic:pic xmlns:pic="http://schemas.openxmlformats.org/drawingml/2006/picture">
                              <pic:nvPicPr>
                                <pic:cNvPr id="0" name="image4.png" descr="cs_logo.png"/>
                                <pic:cNvPicPr preferRelativeResize="0"/>
                              </pic:nvPicPr>
                              <pic:blipFill>
                                <a:blip r:embed="rId6"/>
                                <a:srcRect/>
                                <a:stretch>
                                  <a:fillRect/>
                                </a:stretch>
                              </pic:blipFill>
                              <pic:spPr>
                                <a:xfrm>
                                  <a:off x="0" y="0"/>
                                  <a:ext cx="857250" cy="771525"/>
                                </a:xfrm>
                                <a:prstGeom prst="rect">
                                  <a:avLst/>
                                </a:prstGeom>
                                <a:ln/>
                              </pic:spPr>
                            </pic:pic>
                          </a:graphicData>
                        </a:graphic>
                      </wp:inline>
                    </w:drawing>
                  </w:r>
                </w:p>
              </w:tc>
            </w:tr>
          </w:tbl>
          <w:p w14:paraId="13D16ADD" w14:textId="77777777" w:rsidR="009962AE" w:rsidRDefault="009962AE">
            <w:pPr>
              <w:spacing w:after="200"/>
              <w:rPr>
                <w:rFonts w:ascii="Times New Roman" w:eastAsia="Times New Roman" w:hAnsi="Times New Roman" w:cs="Times New Roman"/>
              </w:rPr>
            </w:pPr>
          </w:p>
        </w:tc>
      </w:tr>
      <w:tr w:rsidR="009962AE" w14:paraId="72FB380A" w14:textId="77777777">
        <w:trPr>
          <w:trHeight w:val="9760"/>
        </w:trPr>
        <w:tc>
          <w:tcPr>
            <w:tcW w:w="8856" w:type="dxa"/>
          </w:tcPr>
          <w:p w14:paraId="0B60308A" w14:textId="77777777" w:rsidR="009962AE" w:rsidRDefault="009962AE">
            <w:pPr>
              <w:pStyle w:val="Heading2"/>
              <w:keepNext w:val="0"/>
              <w:keepLines w:val="0"/>
              <w:spacing w:before="0" w:after="200"/>
              <w:rPr>
                <w:rFonts w:ascii="Times New Roman" w:eastAsia="Times New Roman" w:hAnsi="Times New Roman" w:cs="Times New Roman"/>
                <w:b/>
                <w:sz w:val="40"/>
                <w:szCs w:val="40"/>
              </w:rPr>
            </w:pPr>
          </w:p>
          <w:p w14:paraId="0432C21A" w14:textId="77777777" w:rsidR="009962AE" w:rsidRDefault="001D6C26">
            <w:pPr>
              <w:pStyle w:val="Heading2"/>
              <w:keepNext w:val="0"/>
              <w:keepLines w:val="0"/>
              <w:spacing w:before="0" w:after="200"/>
              <w:ind w:left="540"/>
              <w:jc w:val="center"/>
              <w:rPr>
                <w:rFonts w:ascii="Calibri" w:eastAsia="Calibri" w:hAnsi="Calibri" w:cs="Calibri"/>
                <w:b/>
                <w:sz w:val="40"/>
                <w:szCs w:val="40"/>
              </w:rPr>
            </w:pPr>
            <w:bookmarkStart w:id="0" w:name="_gjdgxs" w:colFirst="0" w:colLast="0"/>
            <w:bookmarkEnd w:id="0"/>
            <w:r>
              <w:rPr>
                <w:rFonts w:ascii="Calibri" w:eastAsia="Calibri" w:hAnsi="Calibri" w:cs="Calibri"/>
                <w:b/>
                <w:sz w:val="40"/>
                <w:szCs w:val="40"/>
              </w:rPr>
              <w:t>EPL 343 SOFTWARE ENGINEERING</w:t>
            </w:r>
          </w:p>
          <w:p w14:paraId="2A4D1A1E" w14:textId="77777777" w:rsidR="009962AE" w:rsidRDefault="009962AE">
            <w:pPr>
              <w:pStyle w:val="Heading1"/>
              <w:keepNext w:val="0"/>
              <w:keepLines w:val="0"/>
              <w:spacing w:before="0" w:after="200"/>
              <w:rPr>
                <w:rFonts w:ascii="Calibri" w:eastAsia="Calibri" w:hAnsi="Calibri" w:cs="Calibri"/>
                <w:b/>
                <w:sz w:val="24"/>
                <w:szCs w:val="24"/>
              </w:rPr>
            </w:pPr>
          </w:p>
          <w:p w14:paraId="6AEFACFD" w14:textId="77777777" w:rsidR="009962AE" w:rsidRDefault="001D6C26">
            <w:pPr>
              <w:spacing w:after="200"/>
              <w:jc w:val="center"/>
              <w:rPr>
                <w:rFonts w:ascii="Calibri" w:eastAsia="Calibri" w:hAnsi="Calibri" w:cs="Calibri"/>
                <w:b/>
                <w:sz w:val="36"/>
                <w:szCs w:val="36"/>
              </w:rPr>
            </w:pPr>
            <w:r>
              <w:rPr>
                <w:rFonts w:ascii="Calibri" w:eastAsia="Calibri" w:hAnsi="Calibri" w:cs="Calibri"/>
                <w:b/>
                <w:sz w:val="36"/>
                <w:szCs w:val="36"/>
              </w:rPr>
              <w:t>Design Document</w:t>
            </w:r>
          </w:p>
          <w:p w14:paraId="07CC59AE" w14:textId="77777777" w:rsidR="009962AE" w:rsidRDefault="009962AE">
            <w:pPr>
              <w:pStyle w:val="Heading1"/>
              <w:keepNext w:val="0"/>
              <w:keepLines w:val="0"/>
              <w:spacing w:before="0" w:after="200"/>
              <w:rPr>
                <w:rFonts w:ascii="Calibri" w:eastAsia="Calibri" w:hAnsi="Calibri" w:cs="Calibri"/>
                <w:b/>
                <w:sz w:val="36"/>
                <w:szCs w:val="36"/>
              </w:rPr>
            </w:pPr>
          </w:p>
          <w:p w14:paraId="45990DC0" w14:textId="77777777" w:rsidR="009962AE" w:rsidRDefault="001D6C26">
            <w:pPr>
              <w:pStyle w:val="Heading1"/>
              <w:keepNext w:val="0"/>
              <w:keepLines w:val="0"/>
              <w:spacing w:before="0" w:after="200"/>
              <w:ind w:left="360"/>
              <w:jc w:val="center"/>
              <w:rPr>
                <w:rFonts w:ascii="Calibri" w:eastAsia="Calibri" w:hAnsi="Calibri" w:cs="Calibri"/>
                <w:b/>
                <w:sz w:val="36"/>
                <w:szCs w:val="36"/>
              </w:rPr>
            </w:pPr>
            <w:bookmarkStart w:id="1" w:name="_30j0zll" w:colFirst="0" w:colLast="0"/>
            <w:bookmarkEnd w:id="1"/>
            <w:r>
              <w:rPr>
                <w:rFonts w:ascii="Calibri" w:eastAsia="Calibri" w:hAnsi="Calibri" w:cs="Calibri"/>
                <w:b/>
                <w:sz w:val="36"/>
                <w:szCs w:val="36"/>
              </w:rPr>
              <w:t>Warehouse Management System</w:t>
            </w:r>
          </w:p>
          <w:p w14:paraId="1BB158AB" w14:textId="77777777" w:rsidR="009962AE" w:rsidRDefault="009962AE">
            <w:pPr>
              <w:spacing w:after="200"/>
              <w:rPr>
                <w:rFonts w:ascii="Calibri" w:eastAsia="Calibri" w:hAnsi="Calibri" w:cs="Calibri"/>
              </w:rPr>
            </w:pPr>
          </w:p>
          <w:p w14:paraId="7DA34A65" w14:textId="77777777" w:rsidR="009962AE" w:rsidRPr="001D6C26" w:rsidRDefault="001D6C26">
            <w:pPr>
              <w:pStyle w:val="Heading3"/>
              <w:keepNext w:val="0"/>
              <w:keepLines w:val="0"/>
              <w:spacing w:before="0" w:after="0" w:line="240" w:lineRule="auto"/>
              <w:ind w:left="360"/>
              <w:jc w:val="center"/>
              <w:rPr>
                <w:rFonts w:ascii="Calibri" w:eastAsia="Calibri" w:hAnsi="Calibri" w:cs="Calibri"/>
                <w:b/>
                <w:color w:val="000000"/>
                <w:lang w:val="el-GR"/>
              </w:rPr>
            </w:pPr>
            <w:bookmarkStart w:id="2" w:name="_1fob9te" w:colFirst="0" w:colLast="0"/>
            <w:bookmarkEnd w:id="2"/>
            <w:r w:rsidRPr="001D6C26">
              <w:rPr>
                <w:rFonts w:ascii="Calibri" w:eastAsia="Calibri" w:hAnsi="Calibri" w:cs="Calibri"/>
                <w:b/>
                <w:color w:val="000000"/>
                <w:lang w:val="el-GR"/>
              </w:rPr>
              <w:t>Κυριάκος Γεωργίου</w:t>
            </w:r>
          </w:p>
          <w:p w14:paraId="7C6A0052" w14:textId="77777777" w:rsidR="009962AE" w:rsidRPr="001D6C26" w:rsidRDefault="001D6C26">
            <w:pPr>
              <w:pStyle w:val="Heading3"/>
              <w:keepNext w:val="0"/>
              <w:keepLines w:val="0"/>
              <w:spacing w:before="0" w:after="0" w:line="240" w:lineRule="auto"/>
              <w:ind w:left="360"/>
              <w:jc w:val="center"/>
              <w:rPr>
                <w:rFonts w:ascii="Calibri" w:eastAsia="Calibri" w:hAnsi="Calibri" w:cs="Calibri"/>
                <w:b/>
                <w:color w:val="000000"/>
                <w:lang w:val="el-GR"/>
              </w:rPr>
            </w:pPr>
            <w:bookmarkStart w:id="3" w:name="_3znysh7" w:colFirst="0" w:colLast="0"/>
            <w:bookmarkEnd w:id="3"/>
            <w:r w:rsidRPr="001D6C26">
              <w:rPr>
                <w:rFonts w:ascii="Calibri" w:eastAsia="Calibri" w:hAnsi="Calibri" w:cs="Calibri"/>
                <w:b/>
                <w:color w:val="000000"/>
                <w:lang w:val="el-GR"/>
              </w:rPr>
              <w:t>Παναγιώτης Κυριάκου</w:t>
            </w:r>
          </w:p>
          <w:p w14:paraId="099B3EE8" w14:textId="77777777" w:rsidR="009962AE" w:rsidRPr="001D6C26" w:rsidRDefault="001D6C26">
            <w:pPr>
              <w:pStyle w:val="Heading3"/>
              <w:keepNext w:val="0"/>
              <w:keepLines w:val="0"/>
              <w:spacing w:before="0" w:after="0" w:line="240" w:lineRule="auto"/>
              <w:ind w:left="360"/>
              <w:jc w:val="center"/>
              <w:rPr>
                <w:rFonts w:ascii="Calibri" w:eastAsia="Calibri" w:hAnsi="Calibri" w:cs="Calibri"/>
                <w:b/>
                <w:color w:val="000000"/>
                <w:lang w:val="el-GR"/>
              </w:rPr>
            </w:pPr>
            <w:bookmarkStart w:id="4" w:name="_2et92p0" w:colFirst="0" w:colLast="0"/>
            <w:bookmarkEnd w:id="4"/>
            <w:r w:rsidRPr="001D6C26">
              <w:rPr>
                <w:rFonts w:ascii="Calibri" w:eastAsia="Calibri" w:hAnsi="Calibri" w:cs="Calibri"/>
                <w:b/>
                <w:color w:val="000000"/>
                <w:lang w:val="el-GR"/>
              </w:rPr>
              <w:t xml:space="preserve">Μάριος </w:t>
            </w:r>
            <w:proofErr w:type="spellStart"/>
            <w:r w:rsidRPr="001D6C26">
              <w:rPr>
                <w:rFonts w:ascii="Calibri" w:eastAsia="Calibri" w:hAnsi="Calibri" w:cs="Calibri"/>
                <w:b/>
                <w:color w:val="000000"/>
                <w:lang w:val="el-GR"/>
              </w:rPr>
              <w:t>Πιτσιαλή</w:t>
            </w:r>
            <w:proofErr w:type="spellEnd"/>
          </w:p>
          <w:p w14:paraId="23C8FA2A" w14:textId="77777777" w:rsidR="009962AE" w:rsidRPr="001D6C26" w:rsidRDefault="001D6C26">
            <w:pPr>
              <w:pStyle w:val="Heading3"/>
              <w:keepNext w:val="0"/>
              <w:keepLines w:val="0"/>
              <w:spacing w:before="0" w:after="0"/>
              <w:ind w:left="360"/>
              <w:jc w:val="center"/>
              <w:rPr>
                <w:rFonts w:ascii="Calibri" w:eastAsia="Calibri" w:hAnsi="Calibri" w:cs="Calibri"/>
                <w:b/>
                <w:color w:val="000000"/>
                <w:lang w:val="el-GR"/>
              </w:rPr>
            </w:pPr>
            <w:bookmarkStart w:id="5" w:name="_tyjcwt" w:colFirst="0" w:colLast="0"/>
            <w:bookmarkEnd w:id="5"/>
            <w:r w:rsidRPr="001D6C26">
              <w:rPr>
                <w:rFonts w:ascii="Calibri" w:eastAsia="Calibri" w:hAnsi="Calibri" w:cs="Calibri"/>
                <w:b/>
                <w:color w:val="000000"/>
                <w:lang w:val="el-GR"/>
              </w:rPr>
              <w:t xml:space="preserve">Μιχαήλ-Άγγελος </w:t>
            </w:r>
            <w:proofErr w:type="spellStart"/>
            <w:r w:rsidRPr="001D6C26">
              <w:rPr>
                <w:rFonts w:ascii="Calibri" w:eastAsia="Calibri" w:hAnsi="Calibri" w:cs="Calibri"/>
                <w:b/>
                <w:color w:val="000000"/>
                <w:lang w:val="el-GR"/>
              </w:rPr>
              <w:t>Πιττάκαρας</w:t>
            </w:r>
            <w:proofErr w:type="spellEnd"/>
          </w:p>
          <w:p w14:paraId="7031D35A" w14:textId="77777777" w:rsidR="009962AE" w:rsidRPr="001D6C26" w:rsidRDefault="001D6C26">
            <w:pPr>
              <w:pStyle w:val="Heading3"/>
              <w:keepNext w:val="0"/>
              <w:keepLines w:val="0"/>
              <w:spacing w:before="0" w:after="0"/>
              <w:ind w:left="360"/>
              <w:jc w:val="center"/>
              <w:rPr>
                <w:rFonts w:ascii="Calibri" w:eastAsia="Calibri" w:hAnsi="Calibri" w:cs="Calibri"/>
                <w:b/>
                <w:color w:val="000000"/>
                <w:lang w:val="el-GR"/>
              </w:rPr>
            </w:pPr>
            <w:bookmarkStart w:id="6" w:name="_3dy6vkm" w:colFirst="0" w:colLast="0"/>
            <w:bookmarkEnd w:id="6"/>
            <w:r w:rsidRPr="001D6C26">
              <w:rPr>
                <w:rFonts w:ascii="Calibri" w:eastAsia="Calibri" w:hAnsi="Calibri" w:cs="Calibri"/>
                <w:b/>
                <w:color w:val="000000"/>
                <w:lang w:val="el-GR"/>
              </w:rPr>
              <w:t>Παναγιώτης Βασιλείου</w:t>
            </w:r>
          </w:p>
          <w:p w14:paraId="42862971" w14:textId="77777777" w:rsidR="009962AE" w:rsidRPr="001D6C26" w:rsidRDefault="001D6C26">
            <w:pPr>
              <w:pStyle w:val="Heading3"/>
              <w:keepNext w:val="0"/>
              <w:keepLines w:val="0"/>
              <w:spacing w:before="0" w:after="200"/>
              <w:ind w:left="360"/>
              <w:jc w:val="center"/>
              <w:rPr>
                <w:rFonts w:ascii="Calibri" w:eastAsia="Calibri" w:hAnsi="Calibri" w:cs="Calibri"/>
                <w:b/>
                <w:color w:val="000000"/>
                <w:lang w:val="el-GR"/>
              </w:rPr>
            </w:pPr>
            <w:bookmarkStart w:id="7" w:name="_1t3h5sf" w:colFirst="0" w:colLast="0"/>
            <w:bookmarkEnd w:id="7"/>
            <w:r w:rsidRPr="001D6C26">
              <w:rPr>
                <w:rFonts w:ascii="Calibri" w:eastAsia="Calibri" w:hAnsi="Calibri" w:cs="Calibri"/>
                <w:b/>
                <w:color w:val="000000"/>
                <w:lang w:val="el-GR"/>
              </w:rPr>
              <w:t>Θεόδωρος Σολωμού</w:t>
            </w:r>
          </w:p>
          <w:p w14:paraId="2FF0B6BC" w14:textId="77777777" w:rsidR="009962AE" w:rsidRPr="001D6C26" w:rsidRDefault="009962AE">
            <w:pPr>
              <w:pStyle w:val="Title"/>
              <w:keepNext w:val="0"/>
              <w:keepLines w:val="0"/>
              <w:spacing w:after="0" w:line="240" w:lineRule="auto"/>
              <w:jc w:val="center"/>
              <w:rPr>
                <w:rFonts w:ascii="Calibri" w:eastAsia="Calibri" w:hAnsi="Calibri" w:cs="Calibri"/>
                <w:b/>
                <w:sz w:val="32"/>
                <w:szCs w:val="32"/>
                <w:lang w:val="el-GR"/>
              </w:rPr>
            </w:pPr>
          </w:p>
          <w:p w14:paraId="409F063D" w14:textId="77777777" w:rsidR="009962AE" w:rsidRPr="001D6C26" w:rsidRDefault="009962AE">
            <w:pPr>
              <w:pStyle w:val="Title"/>
              <w:keepNext w:val="0"/>
              <w:keepLines w:val="0"/>
              <w:spacing w:after="0" w:line="240" w:lineRule="auto"/>
              <w:rPr>
                <w:rFonts w:ascii="Calibri" w:eastAsia="Calibri" w:hAnsi="Calibri" w:cs="Calibri"/>
                <w:b/>
                <w:sz w:val="32"/>
                <w:szCs w:val="32"/>
                <w:lang w:val="el-GR"/>
              </w:rPr>
            </w:pPr>
          </w:p>
          <w:p w14:paraId="2FBF37FD" w14:textId="77777777" w:rsidR="009962AE" w:rsidRPr="001D6C26" w:rsidRDefault="009962AE">
            <w:pPr>
              <w:pBdr>
                <w:bottom w:val="single" w:sz="36" w:space="3" w:color="808080"/>
              </w:pBdr>
              <w:spacing w:after="240" w:line="240" w:lineRule="auto"/>
              <w:rPr>
                <w:b/>
                <w:smallCaps/>
                <w:sz w:val="32"/>
                <w:szCs w:val="32"/>
                <w:lang w:val="el-GR"/>
              </w:rPr>
            </w:pPr>
          </w:p>
          <w:p w14:paraId="55D3B8FB" w14:textId="77777777" w:rsidR="009962AE" w:rsidRPr="001D6C26" w:rsidRDefault="009962AE">
            <w:pPr>
              <w:pStyle w:val="Title"/>
              <w:keepNext w:val="0"/>
              <w:keepLines w:val="0"/>
              <w:spacing w:after="0" w:line="240" w:lineRule="auto"/>
              <w:rPr>
                <w:rFonts w:ascii="Calibri" w:eastAsia="Calibri" w:hAnsi="Calibri" w:cs="Calibri"/>
                <w:b/>
                <w:sz w:val="32"/>
                <w:szCs w:val="32"/>
                <w:lang w:val="el-GR"/>
              </w:rPr>
            </w:pPr>
          </w:p>
          <w:p w14:paraId="366C4761" w14:textId="77777777" w:rsidR="009962AE" w:rsidRDefault="001D6C26">
            <w:pPr>
              <w:pStyle w:val="Title"/>
              <w:keepNext w:val="0"/>
              <w:keepLines w:val="0"/>
              <w:spacing w:after="0" w:line="240" w:lineRule="auto"/>
              <w:jc w:val="center"/>
              <w:rPr>
                <w:rFonts w:ascii="Times New Roman" w:eastAsia="Times New Roman" w:hAnsi="Times New Roman" w:cs="Times New Roman"/>
                <w:b/>
                <w:sz w:val="32"/>
                <w:szCs w:val="32"/>
              </w:rPr>
            </w:pPr>
            <w:r>
              <w:rPr>
                <w:rFonts w:ascii="Calibri" w:eastAsia="Calibri" w:hAnsi="Calibri" w:cs="Calibri"/>
                <w:b/>
                <w:sz w:val="32"/>
                <w:szCs w:val="32"/>
              </w:rPr>
              <w:t>&lt;05.11.2019&gt;</w:t>
            </w:r>
          </w:p>
        </w:tc>
      </w:tr>
    </w:tbl>
    <w:p w14:paraId="2AA1D5BD" w14:textId="77777777" w:rsidR="009962AE" w:rsidRDefault="001D6C26">
      <w:pPr>
        <w:pBdr>
          <w:bottom w:val="single" w:sz="36" w:space="3" w:color="808080"/>
        </w:pBdr>
        <w:spacing w:after="240" w:line="240" w:lineRule="auto"/>
        <w:rPr>
          <w:rFonts w:ascii="Cambria" w:eastAsia="Cambria" w:hAnsi="Cambria" w:cs="Cambria"/>
          <w:b/>
          <w:color w:val="365F91"/>
          <w:sz w:val="28"/>
          <w:szCs w:val="28"/>
        </w:rPr>
      </w:pPr>
      <w:r>
        <w:rPr>
          <w:rFonts w:ascii="Cambria" w:eastAsia="Cambria" w:hAnsi="Cambria" w:cs="Cambria"/>
          <w:b/>
          <w:color w:val="365F91"/>
          <w:sz w:val="28"/>
          <w:szCs w:val="28"/>
        </w:rPr>
        <w:lastRenderedPageBreak/>
        <w:t>Table of Contents</w:t>
      </w:r>
    </w:p>
    <w:sdt>
      <w:sdtPr>
        <w:id w:val="-649972340"/>
        <w:docPartObj>
          <w:docPartGallery w:val="Table of Contents"/>
          <w:docPartUnique/>
        </w:docPartObj>
      </w:sdtPr>
      <w:sdtEndPr/>
      <w:sdtContent>
        <w:p w14:paraId="1D91821D" w14:textId="77777777" w:rsidR="009962AE" w:rsidRDefault="001D6C26">
          <w:pPr>
            <w:tabs>
              <w:tab w:val="left" w:pos="440"/>
              <w:tab w:val="right" w:pos="8630"/>
            </w:tabs>
            <w:spacing w:after="100"/>
            <w:rPr>
              <w:rFonts w:ascii="Calibri" w:eastAsia="Calibri" w:hAnsi="Calibri" w:cs="Calibri"/>
            </w:rPr>
          </w:pPr>
          <w:r>
            <w:fldChar w:fldCharType="begin"/>
          </w:r>
          <w:r>
            <w:instrText xml:space="preserve"> TOC \h \u \z </w:instrText>
          </w:r>
          <w:r>
            <w:fldChar w:fldCharType="separate"/>
          </w:r>
          <w:hyperlink w:anchor="_2s8eyo1">
            <w:r>
              <w:rPr>
                <w:rFonts w:ascii="Calibri" w:eastAsia="Calibri" w:hAnsi="Calibri" w:cs="Calibri"/>
              </w:rPr>
              <w:t>1.</w:t>
            </w:r>
            <w:r>
              <w:rPr>
                <w:rFonts w:ascii="Calibri" w:eastAsia="Calibri" w:hAnsi="Calibri" w:cs="Calibri"/>
              </w:rPr>
              <w:tab/>
              <w:t>Introduction</w:t>
            </w:r>
            <w:r>
              <w:rPr>
                <w:rFonts w:ascii="Calibri" w:eastAsia="Calibri" w:hAnsi="Calibri" w:cs="Calibri"/>
              </w:rPr>
              <w:tab/>
              <w:t>4</w:t>
            </w:r>
          </w:hyperlink>
        </w:p>
        <w:p w14:paraId="72394CD4" w14:textId="77777777" w:rsidR="009962AE" w:rsidRDefault="004B6D71">
          <w:pPr>
            <w:tabs>
              <w:tab w:val="left" w:pos="880"/>
              <w:tab w:val="right" w:pos="8630"/>
            </w:tabs>
            <w:spacing w:after="100"/>
            <w:ind w:left="220"/>
            <w:rPr>
              <w:rFonts w:ascii="Calibri" w:eastAsia="Calibri" w:hAnsi="Calibri" w:cs="Calibri"/>
            </w:rPr>
          </w:pPr>
          <w:hyperlink w:anchor="_17dp8vu">
            <w:r w:rsidR="001D6C26">
              <w:rPr>
                <w:rFonts w:ascii="Calibri" w:eastAsia="Calibri" w:hAnsi="Calibri" w:cs="Calibri"/>
              </w:rPr>
              <w:t>1.1</w:t>
            </w:r>
            <w:r w:rsidR="001D6C26">
              <w:rPr>
                <w:rFonts w:ascii="Calibri" w:eastAsia="Calibri" w:hAnsi="Calibri" w:cs="Calibri"/>
              </w:rPr>
              <w:tab/>
              <w:t>Purpose</w:t>
            </w:r>
            <w:r w:rsidR="001D6C26">
              <w:rPr>
                <w:rFonts w:ascii="Calibri" w:eastAsia="Calibri" w:hAnsi="Calibri" w:cs="Calibri"/>
              </w:rPr>
              <w:tab/>
              <w:t>4</w:t>
            </w:r>
          </w:hyperlink>
        </w:p>
        <w:p w14:paraId="1B4546FF" w14:textId="77777777" w:rsidR="009962AE" w:rsidRDefault="004B6D71">
          <w:pPr>
            <w:tabs>
              <w:tab w:val="left" w:pos="880"/>
              <w:tab w:val="right" w:pos="8630"/>
            </w:tabs>
            <w:spacing w:after="100"/>
            <w:ind w:left="220"/>
            <w:rPr>
              <w:rFonts w:ascii="Calibri" w:eastAsia="Calibri" w:hAnsi="Calibri" w:cs="Calibri"/>
            </w:rPr>
          </w:pPr>
          <w:hyperlink w:anchor="_3rdcrjn">
            <w:r w:rsidR="001D6C26">
              <w:rPr>
                <w:rFonts w:ascii="Calibri" w:eastAsia="Calibri" w:hAnsi="Calibri" w:cs="Calibri"/>
              </w:rPr>
              <w:t>1.2</w:t>
            </w:r>
            <w:r w:rsidR="001D6C26">
              <w:rPr>
                <w:rFonts w:ascii="Calibri" w:eastAsia="Calibri" w:hAnsi="Calibri" w:cs="Calibri"/>
              </w:rPr>
              <w:tab/>
              <w:t>Scope</w:t>
            </w:r>
            <w:r w:rsidR="001D6C26">
              <w:rPr>
                <w:rFonts w:ascii="Calibri" w:eastAsia="Calibri" w:hAnsi="Calibri" w:cs="Calibri"/>
              </w:rPr>
              <w:tab/>
              <w:t>4</w:t>
            </w:r>
          </w:hyperlink>
        </w:p>
        <w:p w14:paraId="4BC1605B" w14:textId="77777777" w:rsidR="009962AE" w:rsidRDefault="004B6D71">
          <w:pPr>
            <w:tabs>
              <w:tab w:val="left" w:pos="880"/>
              <w:tab w:val="right" w:pos="8630"/>
            </w:tabs>
            <w:spacing w:after="100"/>
            <w:ind w:left="220"/>
            <w:rPr>
              <w:rFonts w:ascii="Calibri" w:eastAsia="Calibri" w:hAnsi="Calibri" w:cs="Calibri"/>
            </w:rPr>
          </w:pPr>
          <w:hyperlink w:anchor="_26in1rg">
            <w:r w:rsidR="001D6C26">
              <w:rPr>
                <w:rFonts w:ascii="Calibri" w:eastAsia="Calibri" w:hAnsi="Calibri" w:cs="Calibri"/>
              </w:rPr>
              <w:t>1.3</w:t>
            </w:r>
            <w:r w:rsidR="001D6C26">
              <w:rPr>
                <w:rFonts w:ascii="Calibri" w:eastAsia="Calibri" w:hAnsi="Calibri" w:cs="Calibri"/>
              </w:rPr>
              <w:tab/>
              <w:t>Definitions, Acronyms, and Abbreviations</w:t>
            </w:r>
            <w:r w:rsidR="001D6C26">
              <w:rPr>
                <w:rFonts w:ascii="Calibri" w:eastAsia="Calibri" w:hAnsi="Calibri" w:cs="Calibri"/>
              </w:rPr>
              <w:tab/>
            </w:r>
          </w:hyperlink>
          <w:r w:rsidR="001D6C26">
            <w:rPr>
              <w:rFonts w:ascii="Calibri" w:eastAsia="Calibri" w:hAnsi="Calibri" w:cs="Calibri"/>
            </w:rPr>
            <w:t>5</w:t>
          </w:r>
        </w:p>
        <w:p w14:paraId="549A53FB" w14:textId="77777777" w:rsidR="009962AE" w:rsidRDefault="004B6D71">
          <w:pPr>
            <w:tabs>
              <w:tab w:val="left" w:pos="880"/>
              <w:tab w:val="right" w:pos="8630"/>
            </w:tabs>
            <w:spacing w:after="100"/>
            <w:ind w:left="220"/>
            <w:rPr>
              <w:rFonts w:ascii="Calibri" w:eastAsia="Calibri" w:hAnsi="Calibri" w:cs="Calibri"/>
            </w:rPr>
          </w:pPr>
          <w:hyperlink w:anchor="_lnxbz9">
            <w:r w:rsidR="001D6C26">
              <w:rPr>
                <w:rFonts w:ascii="Calibri" w:eastAsia="Calibri" w:hAnsi="Calibri" w:cs="Calibri"/>
              </w:rPr>
              <w:t>1.4</w:t>
            </w:r>
            <w:r w:rsidR="001D6C26">
              <w:rPr>
                <w:rFonts w:ascii="Calibri" w:eastAsia="Calibri" w:hAnsi="Calibri" w:cs="Calibri"/>
              </w:rPr>
              <w:tab/>
              <w:t>References</w:t>
            </w:r>
            <w:r w:rsidR="001D6C26">
              <w:rPr>
                <w:rFonts w:ascii="Calibri" w:eastAsia="Calibri" w:hAnsi="Calibri" w:cs="Calibri"/>
              </w:rPr>
              <w:tab/>
            </w:r>
          </w:hyperlink>
          <w:r w:rsidR="001D6C26">
            <w:rPr>
              <w:rFonts w:ascii="Calibri" w:eastAsia="Calibri" w:hAnsi="Calibri" w:cs="Calibri"/>
            </w:rPr>
            <w:t>5</w:t>
          </w:r>
        </w:p>
        <w:p w14:paraId="3F94A49E" w14:textId="77777777" w:rsidR="009962AE" w:rsidRDefault="004B6D71">
          <w:pPr>
            <w:tabs>
              <w:tab w:val="left" w:pos="440"/>
              <w:tab w:val="right" w:pos="8630"/>
            </w:tabs>
            <w:spacing w:after="100"/>
            <w:rPr>
              <w:rFonts w:ascii="Calibri" w:eastAsia="Calibri" w:hAnsi="Calibri" w:cs="Calibri"/>
            </w:rPr>
          </w:pPr>
          <w:hyperlink w:anchor="_35nkun2">
            <w:r w:rsidR="001D6C26">
              <w:rPr>
                <w:rFonts w:ascii="Calibri" w:eastAsia="Calibri" w:hAnsi="Calibri" w:cs="Calibri"/>
              </w:rPr>
              <w:t>2.</w:t>
            </w:r>
            <w:r w:rsidR="001D6C26">
              <w:rPr>
                <w:rFonts w:ascii="Calibri" w:eastAsia="Calibri" w:hAnsi="Calibri" w:cs="Calibri"/>
              </w:rPr>
              <w:tab/>
              <w:t>Architecture</w:t>
            </w:r>
            <w:r w:rsidR="001D6C26">
              <w:rPr>
                <w:rFonts w:ascii="Calibri" w:eastAsia="Calibri" w:hAnsi="Calibri" w:cs="Calibri"/>
              </w:rPr>
              <w:tab/>
            </w:r>
          </w:hyperlink>
          <w:r w:rsidR="001D6C26">
            <w:rPr>
              <w:rFonts w:ascii="Calibri" w:eastAsia="Calibri" w:hAnsi="Calibri" w:cs="Calibri"/>
            </w:rPr>
            <w:t>6</w:t>
          </w:r>
        </w:p>
        <w:p w14:paraId="447C1279" w14:textId="77777777" w:rsidR="009962AE" w:rsidRDefault="004B6D71">
          <w:pPr>
            <w:tabs>
              <w:tab w:val="left" w:pos="880"/>
              <w:tab w:val="right" w:pos="8630"/>
            </w:tabs>
            <w:spacing w:after="100"/>
            <w:ind w:left="220"/>
            <w:rPr>
              <w:rFonts w:ascii="Calibri" w:eastAsia="Calibri" w:hAnsi="Calibri" w:cs="Calibri"/>
            </w:rPr>
          </w:pPr>
          <w:hyperlink w:anchor="_1ksv4uv">
            <w:r w:rsidR="001D6C26">
              <w:rPr>
                <w:rFonts w:ascii="Calibri" w:eastAsia="Calibri" w:hAnsi="Calibri" w:cs="Calibri"/>
              </w:rPr>
              <w:t>2.1</w:t>
            </w:r>
            <w:r w:rsidR="001D6C26">
              <w:rPr>
                <w:rFonts w:ascii="Calibri" w:eastAsia="Calibri" w:hAnsi="Calibri" w:cs="Calibri"/>
              </w:rPr>
              <w:tab/>
              <w:t>Major Design Decisions</w:t>
            </w:r>
            <w:r w:rsidR="001D6C26">
              <w:rPr>
                <w:rFonts w:ascii="Calibri" w:eastAsia="Calibri" w:hAnsi="Calibri" w:cs="Calibri"/>
              </w:rPr>
              <w:tab/>
            </w:r>
          </w:hyperlink>
          <w:r w:rsidR="001D6C26">
            <w:rPr>
              <w:rFonts w:ascii="Calibri" w:eastAsia="Calibri" w:hAnsi="Calibri" w:cs="Calibri"/>
            </w:rPr>
            <w:t>6</w:t>
          </w:r>
        </w:p>
        <w:p w14:paraId="66DD73F6" w14:textId="77777777" w:rsidR="009962AE" w:rsidRDefault="004B6D71">
          <w:pPr>
            <w:tabs>
              <w:tab w:val="left" w:pos="880"/>
              <w:tab w:val="right" w:pos="8630"/>
            </w:tabs>
            <w:spacing w:after="100"/>
            <w:ind w:left="220"/>
            <w:rPr>
              <w:rFonts w:ascii="Calibri" w:eastAsia="Calibri" w:hAnsi="Calibri" w:cs="Calibri"/>
            </w:rPr>
          </w:pPr>
          <w:hyperlink w:anchor="_44sinio">
            <w:r w:rsidR="001D6C26">
              <w:rPr>
                <w:rFonts w:ascii="Calibri" w:eastAsia="Calibri" w:hAnsi="Calibri" w:cs="Calibri"/>
              </w:rPr>
              <w:t>2.2</w:t>
            </w:r>
            <w:r w:rsidR="001D6C26">
              <w:rPr>
                <w:rFonts w:ascii="Calibri" w:eastAsia="Calibri" w:hAnsi="Calibri" w:cs="Calibri"/>
              </w:rPr>
              <w:tab/>
              <w:t>Architectural diagrams</w:t>
            </w:r>
            <w:r w:rsidR="001D6C26">
              <w:rPr>
                <w:rFonts w:ascii="Calibri" w:eastAsia="Calibri" w:hAnsi="Calibri" w:cs="Calibri"/>
              </w:rPr>
              <w:tab/>
            </w:r>
          </w:hyperlink>
          <w:r w:rsidR="001D6C26">
            <w:rPr>
              <w:rFonts w:ascii="Calibri" w:eastAsia="Calibri" w:hAnsi="Calibri" w:cs="Calibri"/>
            </w:rPr>
            <w:t>6</w:t>
          </w:r>
        </w:p>
        <w:p w14:paraId="58B6938F" w14:textId="77777777" w:rsidR="009962AE" w:rsidRDefault="004B6D71">
          <w:pPr>
            <w:tabs>
              <w:tab w:val="left" w:pos="440"/>
              <w:tab w:val="right" w:pos="8630"/>
            </w:tabs>
            <w:spacing w:after="100"/>
            <w:rPr>
              <w:rFonts w:ascii="Calibri" w:eastAsia="Calibri" w:hAnsi="Calibri" w:cs="Calibri"/>
            </w:rPr>
          </w:pPr>
          <w:hyperlink w:anchor="_2jxsxqh">
            <w:r w:rsidR="001D6C26">
              <w:rPr>
                <w:rFonts w:ascii="Calibri" w:eastAsia="Calibri" w:hAnsi="Calibri" w:cs="Calibri"/>
              </w:rPr>
              <w:t>3.</w:t>
            </w:r>
            <w:r w:rsidR="001D6C26">
              <w:rPr>
                <w:rFonts w:ascii="Calibri" w:eastAsia="Calibri" w:hAnsi="Calibri" w:cs="Calibri"/>
              </w:rPr>
              <w:tab/>
              <w:t>Analytical Class Diagrams</w:t>
            </w:r>
            <w:r w:rsidR="001D6C26">
              <w:rPr>
                <w:rFonts w:ascii="Calibri" w:eastAsia="Calibri" w:hAnsi="Calibri" w:cs="Calibri"/>
              </w:rPr>
              <w:tab/>
            </w:r>
          </w:hyperlink>
          <w:r w:rsidR="001D6C26">
            <w:rPr>
              <w:rFonts w:ascii="Calibri" w:eastAsia="Calibri" w:hAnsi="Calibri" w:cs="Calibri"/>
            </w:rPr>
            <w:t>7</w:t>
          </w:r>
        </w:p>
        <w:p w14:paraId="6F47C411" w14:textId="77777777" w:rsidR="009962AE" w:rsidRDefault="004B6D71">
          <w:pPr>
            <w:tabs>
              <w:tab w:val="left" w:pos="440"/>
              <w:tab w:val="right" w:pos="8630"/>
            </w:tabs>
            <w:spacing w:after="100"/>
            <w:rPr>
              <w:rFonts w:ascii="Calibri" w:eastAsia="Calibri" w:hAnsi="Calibri" w:cs="Calibri"/>
            </w:rPr>
          </w:pPr>
          <w:hyperlink w:anchor="_z337ya">
            <w:r w:rsidR="001D6C26">
              <w:rPr>
                <w:rFonts w:ascii="Calibri" w:eastAsia="Calibri" w:hAnsi="Calibri" w:cs="Calibri"/>
              </w:rPr>
              <w:t>4.</w:t>
            </w:r>
            <w:r w:rsidR="001D6C26">
              <w:rPr>
                <w:rFonts w:ascii="Calibri" w:eastAsia="Calibri" w:hAnsi="Calibri" w:cs="Calibri"/>
              </w:rPr>
              <w:tab/>
              <w:t>Sample Scenarios and diagrams</w:t>
            </w:r>
          </w:hyperlink>
          <w:r w:rsidR="001D6C26">
            <w:rPr>
              <w:rFonts w:ascii="Calibri" w:eastAsia="Calibri" w:hAnsi="Calibri" w:cs="Calibri"/>
            </w:rPr>
            <w:tab/>
            <w:t>11</w:t>
          </w:r>
        </w:p>
        <w:p w14:paraId="2F39A854" w14:textId="77777777" w:rsidR="009962AE" w:rsidRDefault="004B6D71">
          <w:pPr>
            <w:tabs>
              <w:tab w:val="left" w:pos="880"/>
              <w:tab w:val="right" w:pos="8630"/>
            </w:tabs>
            <w:spacing w:after="100"/>
            <w:ind w:left="220"/>
            <w:rPr>
              <w:rFonts w:ascii="Calibri" w:eastAsia="Calibri" w:hAnsi="Calibri" w:cs="Calibri"/>
            </w:rPr>
          </w:pPr>
          <w:hyperlink w:anchor="_3j2qqm3">
            <w:r w:rsidR="001D6C26">
              <w:rPr>
                <w:rFonts w:ascii="Calibri" w:eastAsia="Calibri" w:hAnsi="Calibri" w:cs="Calibri"/>
              </w:rPr>
              <w:t>4.1</w:t>
            </w:r>
            <w:r w:rsidR="001D6C26">
              <w:rPr>
                <w:rFonts w:ascii="Calibri" w:eastAsia="Calibri" w:hAnsi="Calibri" w:cs="Calibri"/>
              </w:rPr>
              <w:tab/>
            </w:r>
          </w:hyperlink>
          <w:r w:rsidR="001D6C26">
            <w:t>Login of user and search item scenario</w:t>
          </w:r>
          <w:r w:rsidR="001D6C26">
            <w:fldChar w:fldCharType="begin"/>
          </w:r>
          <w:r w:rsidR="001D6C26">
            <w:instrText xml:space="preserve"> PAGEREF _3j2qqm3 \h </w:instrText>
          </w:r>
          <w:r w:rsidR="001D6C26">
            <w:fldChar w:fldCharType="separate"/>
          </w:r>
          <w:r w:rsidR="001D6C26">
            <w:rPr>
              <w:rFonts w:ascii="Calibri" w:eastAsia="Calibri" w:hAnsi="Calibri" w:cs="Calibri"/>
            </w:rPr>
            <w:tab/>
          </w:r>
          <w:r w:rsidR="001D6C26">
            <w:fldChar w:fldCharType="end"/>
          </w:r>
          <w:r w:rsidR="001D6C26">
            <w:rPr>
              <w:rFonts w:ascii="Calibri" w:eastAsia="Calibri" w:hAnsi="Calibri" w:cs="Calibri"/>
            </w:rPr>
            <w:t>11</w:t>
          </w:r>
        </w:p>
        <w:p w14:paraId="51FB6493" w14:textId="77777777" w:rsidR="009962AE" w:rsidRDefault="004B6D71">
          <w:pPr>
            <w:tabs>
              <w:tab w:val="left" w:pos="1320"/>
              <w:tab w:val="right" w:pos="8630"/>
            </w:tabs>
            <w:spacing w:after="100"/>
            <w:ind w:left="440"/>
            <w:rPr>
              <w:rFonts w:ascii="Calibri" w:eastAsia="Calibri" w:hAnsi="Calibri" w:cs="Calibri"/>
            </w:rPr>
          </w:pPr>
          <w:hyperlink w:anchor="_1y810tw">
            <w:r w:rsidR="001D6C26">
              <w:rPr>
                <w:rFonts w:ascii="Calibri" w:eastAsia="Calibri" w:hAnsi="Calibri" w:cs="Calibri"/>
              </w:rPr>
              <w:t>4.1.1</w:t>
            </w:r>
            <w:r w:rsidR="001D6C26">
              <w:rPr>
                <w:rFonts w:ascii="Calibri" w:eastAsia="Calibri" w:hAnsi="Calibri" w:cs="Calibri"/>
              </w:rPr>
              <w:tab/>
              <w:t>Scenario description</w:t>
            </w:r>
          </w:hyperlink>
          <w:r w:rsidR="001D6C26">
            <w:rPr>
              <w:rFonts w:ascii="Calibri" w:eastAsia="Calibri" w:hAnsi="Calibri" w:cs="Calibri"/>
            </w:rPr>
            <w:tab/>
            <w:t>11</w:t>
          </w:r>
        </w:p>
        <w:p w14:paraId="344E2EE0" w14:textId="77777777" w:rsidR="009962AE" w:rsidRDefault="004B6D71">
          <w:pPr>
            <w:tabs>
              <w:tab w:val="left" w:pos="1320"/>
              <w:tab w:val="right" w:pos="8630"/>
            </w:tabs>
            <w:spacing w:after="100"/>
            <w:ind w:left="440"/>
          </w:pPr>
          <w:hyperlink w:anchor="_4i7ojhp">
            <w:r w:rsidR="001D6C26">
              <w:rPr>
                <w:rFonts w:ascii="Calibri" w:eastAsia="Calibri" w:hAnsi="Calibri" w:cs="Calibri"/>
              </w:rPr>
              <w:t>4.1.2</w:t>
            </w:r>
            <w:r w:rsidR="001D6C26">
              <w:rPr>
                <w:rFonts w:ascii="Calibri" w:eastAsia="Calibri" w:hAnsi="Calibri" w:cs="Calibri"/>
              </w:rPr>
              <w:tab/>
              <w:t>Sequence diagram</w:t>
            </w:r>
          </w:hyperlink>
          <w:r w:rsidR="001D6C26">
            <w:tab/>
            <w:t>11</w:t>
          </w:r>
        </w:p>
        <w:p w14:paraId="36690830"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4.2</w:t>
          </w:r>
          <w:r>
            <w:rPr>
              <w:rFonts w:ascii="Calibri" w:eastAsia="Calibri" w:hAnsi="Calibri" w:cs="Calibri"/>
            </w:rPr>
            <w:tab/>
            <w:t xml:space="preserve">       Search and edit a palette scenario</w:t>
          </w:r>
          <w:r>
            <w:rPr>
              <w:rFonts w:ascii="Calibri" w:eastAsia="Calibri" w:hAnsi="Calibri" w:cs="Calibri"/>
            </w:rPr>
            <w:tab/>
            <w:t>12</w:t>
          </w:r>
        </w:p>
        <w:p w14:paraId="766BF7D8"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4.2.1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12</w:t>
          </w:r>
        </w:p>
        <w:p w14:paraId="27101494"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4.2.2</w:t>
          </w:r>
          <w:r>
            <w:rPr>
              <w:rFonts w:ascii="Calibri" w:eastAsia="Calibri" w:hAnsi="Calibri" w:cs="Calibri"/>
            </w:rPr>
            <w:tab/>
          </w:r>
          <w:r>
            <w:fldChar w:fldCharType="begin"/>
          </w:r>
          <w:r>
            <w:instrText xml:space="preserve"> PAGEREF _4i7ojhp \h </w:instrText>
          </w:r>
          <w:r>
            <w:fldChar w:fldCharType="separate"/>
          </w:r>
          <w:r>
            <w:rPr>
              <w:rFonts w:ascii="Calibri" w:eastAsia="Calibri" w:hAnsi="Calibri" w:cs="Calibri"/>
            </w:rPr>
            <w:t>Sequence diagram</w:t>
          </w:r>
          <w:r>
            <w:fldChar w:fldCharType="end"/>
          </w:r>
          <w:r>
            <w:rPr>
              <w:rFonts w:ascii="Calibri" w:eastAsia="Calibri" w:hAnsi="Calibri" w:cs="Calibri"/>
            </w:rPr>
            <w:tab/>
            <w:t>12</w:t>
          </w:r>
        </w:p>
        <w:p w14:paraId="2EF23607"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4.3</w:t>
          </w:r>
          <w:r>
            <w:rPr>
              <w:rFonts w:ascii="Calibri" w:eastAsia="Calibri" w:hAnsi="Calibri" w:cs="Calibri"/>
            </w:rPr>
            <w:tab/>
            <w:t xml:space="preserve">      Clients wants to pay scenario</w:t>
          </w:r>
          <w:r>
            <w:rPr>
              <w:rFonts w:ascii="Calibri" w:eastAsia="Calibri" w:hAnsi="Calibri" w:cs="Calibri"/>
            </w:rPr>
            <w:tab/>
            <w:t>13</w:t>
          </w:r>
        </w:p>
        <w:p w14:paraId="1D0F703B"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4.3.1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13</w:t>
          </w:r>
        </w:p>
        <w:p w14:paraId="7451380F"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4.3.2</w:t>
          </w:r>
          <w:r>
            <w:rPr>
              <w:rFonts w:ascii="Calibri" w:eastAsia="Calibri" w:hAnsi="Calibri" w:cs="Calibri"/>
            </w:rPr>
            <w:tab/>
          </w:r>
          <w:r>
            <w:fldChar w:fldCharType="begin"/>
          </w:r>
          <w:r>
            <w:instrText xml:space="preserve"> PAGEREF _4i7ojhp \h </w:instrText>
          </w:r>
          <w:r>
            <w:fldChar w:fldCharType="separate"/>
          </w:r>
          <w:r>
            <w:rPr>
              <w:rFonts w:ascii="Calibri" w:eastAsia="Calibri" w:hAnsi="Calibri" w:cs="Calibri"/>
            </w:rPr>
            <w:t>Sequence diagram</w:t>
          </w:r>
          <w:r>
            <w:fldChar w:fldCharType="end"/>
          </w:r>
          <w:r>
            <w:rPr>
              <w:rFonts w:ascii="Calibri" w:eastAsia="Calibri" w:hAnsi="Calibri" w:cs="Calibri"/>
            </w:rPr>
            <w:tab/>
            <w:t>13</w:t>
          </w:r>
        </w:p>
        <w:p w14:paraId="6AE0933A"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4.4</w:t>
          </w:r>
          <w:r>
            <w:rPr>
              <w:rFonts w:ascii="Calibri" w:eastAsia="Calibri" w:hAnsi="Calibri" w:cs="Calibri"/>
            </w:rPr>
            <w:tab/>
            <w:t xml:space="preserve">        Warehouse condition</w:t>
          </w:r>
          <w:r>
            <w:rPr>
              <w:rFonts w:ascii="Calibri" w:eastAsia="Calibri" w:hAnsi="Calibri" w:cs="Calibri"/>
            </w:rPr>
            <w:tab/>
            <w:t>14</w:t>
          </w:r>
        </w:p>
        <w:p w14:paraId="447D1AF8"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4.4.1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14</w:t>
          </w:r>
        </w:p>
        <w:p w14:paraId="0E808286"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4.4.2</w:t>
          </w:r>
          <w:r>
            <w:rPr>
              <w:rFonts w:ascii="Calibri" w:eastAsia="Calibri" w:hAnsi="Calibri" w:cs="Calibri"/>
            </w:rPr>
            <w:tab/>
            <w:t xml:space="preserve">State </w:t>
          </w:r>
          <w:r>
            <w:fldChar w:fldCharType="begin"/>
          </w:r>
          <w:r>
            <w:instrText xml:space="preserve"> PAGEREF _4i7ojhp \h </w:instrText>
          </w:r>
          <w:r>
            <w:fldChar w:fldCharType="separate"/>
          </w:r>
          <w:r>
            <w:rPr>
              <w:rFonts w:ascii="Calibri" w:eastAsia="Calibri" w:hAnsi="Calibri" w:cs="Calibri"/>
            </w:rPr>
            <w:t>diagram</w:t>
          </w:r>
          <w:r>
            <w:fldChar w:fldCharType="end"/>
          </w:r>
          <w:r>
            <w:rPr>
              <w:rFonts w:ascii="Calibri" w:eastAsia="Calibri" w:hAnsi="Calibri" w:cs="Calibri"/>
            </w:rPr>
            <w:tab/>
            <w:t>14</w:t>
          </w:r>
        </w:p>
        <w:p w14:paraId="731C0DC4"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4.5          Product condition</w:t>
          </w:r>
          <w:r>
            <w:rPr>
              <w:rFonts w:ascii="Calibri" w:eastAsia="Calibri" w:hAnsi="Calibri" w:cs="Calibri"/>
            </w:rPr>
            <w:tab/>
            <w:t>15</w:t>
          </w:r>
        </w:p>
        <w:p w14:paraId="16491629"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4.5.1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15</w:t>
          </w:r>
        </w:p>
        <w:p w14:paraId="0CE3E369"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4.5.1</w:t>
          </w:r>
          <w:r>
            <w:rPr>
              <w:rFonts w:ascii="Calibri" w:eastAsia="Calibri" w:hAnsi="Calibri" w:cs="Calibri"/>
            </w:rPr>
            <w:tab/>
            <w:t xml:space="preserve">State </w:t>
          </w:r>
          <w:r>
            <w:fldChar w:fldCharType="begin"/>
          </w:r>
          <w:r>
            <w:instrText xml:space="preserve"> PAGEREF _4i7ojhp \h </w:instrText>
          </w:r>
          <w:r>
            <w:fldChar w:fldCharType="separate"/>
          </w:r>
          <w:r>
            <w:rPr>
              <w:rFonts w:ascii="Calibri" w:eastAsia="Calibri" w:hAnsi="Calibri" w:cs="Calibri"/>
            </w:rPr>
            <w:t>diagram</w:t>
          </w:r>
          <w:r>
            <w:fldChar w:fldCharType="end"/>
          </w:r>
          <w:r>
            <w:rPr>
              <w:rFonts w:ascii="Calibri" w:eastAsia="Calibri" w:hAnsi="Calibri" w:cs="Calibri"/>
            </w:rPr>
            <w:tab/>
            <w:t>15</w:t>
          </w:r>
        </w:p>
        <w:p w14:paraId="1D97F5AF"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4.6           Alerts condition</w:t>
          </w:r>
          <w:r>
            <w:rPr>
              <w:rFonts w:ascii="Calibri" w:eastAsia="Calibri" w:hAnsi="Calibri" w:cs="Calibri"/>
            </w:rPr>
            <w:tab/>
            <w:t>16</w:t>
          </w:r>
        </w:p>
        <w:p w14:paraId="69B8F970"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4.6.1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16</w:t>
          </w:r>
        </w:p>
        <w:p w14:paraId="784626BC" w14:textId="77777777"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4.6.2</w:t>
          </w:r>
          <w:hyperlink w:anchor="_4i7ojhp">
            <w:r>
              <w:rPr>
                <w:rFonts w:ascii="Calibri" w:eastAsia="Calibri" w:hAnsi="Calibri" w:cs="Calibri"/>
              </w:rPr>
              <w:tab/>
              <w:t>Sequence diagram</w:t>
            </w:r>
          </w:hyperlink>
          <w:r>
            <w:rPr>
              <w:rFonts w:ascii="Calibri" w:eastAsia="Calibri" w:hAnsi="Calibri" w:cs="Calibri"/>
            </w:rPr>
            <w:tab/>
            <w:t>16</w:t>
          </w:r>
        </w:p>
        <w:p w14:paraId="3648ED76" w14:textId="77777777" w:rsidR="009962AE" w:rsidRDefault="004B6D71">
          <w:pPr>
            <w:tabs>
              <w:tab w:val="left" w:pos="440"/>
              <w:tab w:val="right" w:pos="8630"/>
            </w:tabs>
            <w:spacing w:after="100"/>
            <w:rPr>
              <w:rFonts w:ascii="Calibri" w:eastAsia="Calibri" w:hAnsi="Calibri" w:cs="Calibri"/>
            </w:rPr>
          </w:pPr>
          <w:hyperlink w:anchor="_2xcytpi">
            <w:r w:rsidR="001D6C26">
              <w:rPr>
                <w:rFonts w:ascii="Calibri" w:eastAsia="Calibri" w:hAnsi="Calibri" w:cs="Calibri"/>
              </w:rPr>
              <w:t>5.</w:t>
            </w:r>
            <w:r w:rsidR="001D6C26">
              <w:rPr>
                <w:rFonts w:ascii="Calibri" w:eastAsia="Calibri" w:hAnsi="Calibri" w:cs="Calibri"/>
              </w:rPr>
              <w:tab/>
              <w:t>Appendices</w:t>
            </w:r>
            <w:r w:rsidR="001D6C26">
              <w:rPr>
                <w:rFonts w:ascii="Calibri" w:eastAsia="Calibri" w:hAnsi="Calibri" w:cs="Calibri"/>
              </w:rPr>
              <w:tab/>
            </w:r>
          </w:hyperlink>
          <w:r w:rsidR="001D6C26">
            <w:rPr>
              <w:rFonts w:ascii="Calibri" w:eastAsia="Calibri" w:hAnsi="Calibri" w:cs="Calibri"/>
            </w:rPr>
            <w:t>16</w:t>
          </w:r>
        </w:p>
        <w:p w14:paraId="26CAA8C0" w14:textId="77777777" w:rsidR="009962AE" w:rsidRDefault="001D6C26">
          <w:pPr>
            <w:spacing w:after="200"/>
            <w:rPr>
              <w:rFonts w:ascii="Calibri" w:eastAsia="Calibri" w:hAnsi="Calibri" w:cs="Calibri"/>
            </w:rPr>
          </w:pPr>
          <w:r>
            <w:fldChar w:fldCharType="end"/>
          </w:r>
        </w:p>
      </w:sdtContent>
    </w:sdt>
    <w:p w14:paraId="47B8A245" w14:textId="77777777" w:rsidR="009962AE" w:rsidRDefault="001D6C26">
      <w:pPr>
        <w:pBdr>
          <w:bottom w:val="single" w:sz="36" w:space="3" w:color="808080"/>
        </w:pBdr>
        <w:spacing w:after="240" w:line="240" w:lineRule="auto"/>
        <w:rPr>
          <w:b/>
          <w:smallCaps/>
          <w:sz w:val="32"/>
          <w:szCs w:val="32"/>
        </w:rPr>
      </w:pPr>
      <w:r>
        <w:rPr>
          <w:b/>
          <w:smallCaps/>
          <w:sz w:val="32"/>
          <w:szCs w:val="32"/>
        </w:rPr>
        <w:lastRenderedPageBreak/>
        <w:t>Revision Chart</w:t>
      </w:r>
    </w:p>
    <w:p w14:paraId="113606B6" w14:textId="77777777" w:rsidR="009962AE" w:rsidRDefault="009962AE">
      <w:pPr>
        <w:spacing w:after="120" w:line="240" w:lineRule="auto"/>
        <w:rPr>
          <w:rFonts w:ascii="Calibri" w:eastAsia="Calibri" w:hAnsi="Calibri" w:cs="Calibri"/>
          <w:i/>
          <w:color w:val="76923C"/>
        </w:rPr>
      </w:pPr>
    </w:p>
    <w:p w14:paraId="60AC3F32" w14:textId="77777777" w:rsidR="009962AE" w:rsidRDefault="009962AE">
      <w:pPr>
        <w:spacing w:after="120" w:line="240" w:lineRule="auto"/>
        <w:rPr>
          <w:rFonts w:ascii="Calibri" w:eastAsia="Calibri" w:hAnsi="Calibri" w:cs="Calibri"/>
          <w:i/>
          <w:color w:val="76923C"/>
        </w:rPr>
      </w:pPr>
    </w:p>
    <w:tbl>
      <w:tblPr>
        <w:tblStyle w:val="a1"/>
        <w:tblW w:w="90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340"/>
        <w:gridCol w:w="3405"/>
        <w:gridCol w:w="1725"/>
      </w:tblGrid>
      <w:tr w:rsidR="009962AE" w14:paraId="60F49040" w14:textId="77777777">
        <w:tc>
          <w:tcPr>
            <w:tcW w:w="1545" w:type="dxa"/>
            <w:tcBorders>
              <w:top w:val="single" w:sz="12" w:space="0" w:color="000000"/>
              <w:bottom w:val="single" w:sz="6" w:space="0" w:color="000000"/>
            </w:tcBorders>
            <w:shd w:val="clear" w:color="auto" w:fill="E6E6E6"/>
          </w:tcPr>
          <w:p w14:paraId="4B013B27" w14:textId="77777777" w:rsidR="009962AE" w:rsidRDefault="001D6C26">
            <w:pPr>
              <w:keepNext/>
              <w:spacing w:before="60" w:after="60" w:line="240" w:lineRule="auto"/>
              <w:rPr>
                <w:b/>
                <w:sz w:val="18"/>
                <w:szCs w:val="18"/>
              </w:rPr>
            </w:pPr>
            <w:r>
              <w:rPr>
                <w:b/>
                <w:sz w:val="18"/>
                <w:szCs w:val="18"/>
              </w:rPr>
              <w:t>Version</w:t>
            </w:r>
          </w:p>
        </w:tc>
        <w:tc>
          <w:tcPr>
            <w:tcW w:w="2340" w:type="dxa"/>
            <w:tcBorders>
              <w:top w:val="single" w:sz="12" w:space="0" w:color="000000"/>
              <w:bottom w:val="single" w:sz="6" w:space="0" w:color="000000"/>
            </w:tcBorders>
            <w:shd w:val="clear" w:color="auto" w:fill="E6E6E6"/>
          </w:tcPr>
          <w:p w14:paraId="094726C8" w14:textId="77777777" w:rsidR="009962AE" w:rsidRDefault="001D6C26">
            <w:pPr>
              <w:keepNext/>
              <w:spacing w:before="60" w:after="60" w:line="240" w:lineRule="auto"/>
              <w:rPr>
                <w:b/>
                <w:sz w:val="18"/>
                <w:szCs w:val="18"/>
              </w:rPr>
            </w:pPr>
            <w:r>
              <w:rPr>
                <w:b/>
                <w:sz w:val="18"/>
                <w:szCs w:val="18"/>
              </w:rPr>
              <w:t>Primary Author(s)</w:t>
            </w:r>
          </w:p>
        </w:tc>
        <w:tc>
          <w:tcPr>
            <w:tcW w:w="3405" w:type="dxa"/>
            <w:tcBorders>
              <w:top w:val="single" w:sz="12" w:space="0" w:color="000000"/>
              <w:bottom w:val="single" w:sz="6" w:space="0" w:color="000000"/>
            </w:tcBorders>
            <w:shd w:val="clear" w:color="auto" w:fill="E6E6E6"/>
          </w:tcPr>
          <w:p w14:paraId="09A77172" w14:textId="77777777" w:rsidR="009962AE" w:rsidRDefault="001D6C26">
            <w:pPr>
              <w:keepNext/>
              <w:spacing w:before="60" w:after="60" w:line="240" w:lineRule="auto"/>
              <w:rPr>
                <w:b/>
                <w:sz w:val="18"/>
                <w:szCs w:val="18"/>
              </w:rPr>
            </w:pPr>
            <w:r>
              <w:rPr>
                <w:b/>
                <w:sz w:val="18"/>
                <w:szCs w:val="18"/>
              </w:rPr>
              <w:t>Description of Version</w:t>
            </w:r>
          </w:p>
        </w:tc>
        <w:tc>
          <w:tcPr>
            <w:tcW w:w="1725" w:type="dxa"/>
            <w:tcBorders>
              <w:top w:val="single" w:sz="12" w:space="0" w:color="000000"/>
              <w:bottom w:val="single" w:sz="6" w:space="0" w:color="000000"/>
            </w:tcBorders>
            <w:shd w:val="clear" w:color="auto" w:fill="E6E6E6"/>
          </w:tcPr>
          <w:p w14:paraId="77B7CB06" w14:textId="77777777" w:rsidR="009962AE" w:rsidRDefault="001D6C26">
            <w:pPr>
              <w:keepNext/>
              <w:spacing w:before="60" w:after="60" w:line="240" w:lineRule="auto"/>
              <w:rPr>
                <w:b/>
                <w:sz w:val="18"/>
                <w:szCs w:val="18"/>
              </w:rPr>
            </w:pPr>
            <w:r>
              <w:rPr>
                <w:b/>
                <w:sz w:val="18"/>
                <w:szCs w:val="18"/>
              </w:rPr>
              <w:t>Date Completed</w:t>
            </w:r>
          </w:p>
        </w:tc>
      </w:tr>
      <w:tr w:rsidR="009962AE" w14:paraId="7CB8D2D8" w14:textId="77777777">
        <w:tc>
          <w:tcPr>
            <w:tcW w:w="1545" w:type="dxa"/>
            <w:tcBorders>
              <w:top w:val="nil"/>
            </w:tcBorders>
          </w:tcPr>
          <w:p w14:paraId="214ED6D2" w14:textId="77777777"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Draft</w:t>
            </w:r>
          </w:p>
        </w:tc>
        <w:tc>
          <w:tcPr>
            <w:tcW w:w="2340" w:type="dxa"/>
            <w:tcBorders>
              <w:top w:val="nil"/>
            </w:tcBorders>
          </w:tcPr>
          <w:p w14:paraId="6893FB85" w14:textId="77777777"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 xml:space="preserve">Μιχαήλ-Άγγελος </w:t>
            </w:r>
            <w:proofErr w:type="spellStart"/>
            <w:r w:rsidRPr="001D6C26">
              <w:rPr>
                <w:rFonts w:ascii="Times New Roman" w:eastAsia="Times New Roman" w:hAnsi="Times New Roman" w:cs="Times New Roman"/>
                <w:sz w:val="20"/>
                <w:szCs w:val="20"/>
                <w:lang w:val="el-GR"/>
              </w:rPr>
              <w:t>Πιττάκαρας</w:t>
            </w:r>
            <w:proofErr w:type="spellEnd"/>
          </w:p>
          <w:p w14:paraId="1025173A" w14:textId="77777777"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Παναγιώτης Βασιλείου</w:t>
            </w:r>
          </w:p>
          <w:p w14:paraId="79F8D3D9" w14:textId="77777777"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Θεόδωρος Σολωμού</w:t>
            </w:r>
          </w:p>
          <w:p w14:paraId="59E42C7C" w14:textId="77777777"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Κυριάκος Γεωργίου</w:t>
            </w:r>
          </w:p>
          <w:p w14:paraId="218B663E" w14:textId="77777777"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 xml:space="preserve">Μάριος </w:t>
            </w:r>
            <w:proofErr w:type="spellStart"/>
            <w:r w:rsidRPr="001D6C26">
              <w:rPr>
                <w:rFonts w:ascii="Times New Roman" w:eastAsia="Times New Roman" w:hAnsi="Times New Roman" w:cs="Times New Roman"/>
                <w:sz w:val="20"/>
                <w:szCs w:val="20"/>
                <w:lang w:val="el-GR"/>
              </w:rPr>
              <w:t>Πιτσιαλή</w:t>
            </w:r>
            <w:proofErr w:type="spellEnd"/>
          </w:p>
          <w:p w14:paraId="7BDE2027" w14:textId="77777777"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Παναγιώτης Κυριάκου</w:t>
            </w:r>
          </w:p>
          <w:p w14:paraId="13846AE3" w14:textId="77777777" w:rsidR="009962AE" w:rsidRPr="001D6C26" w:rsidRDefault="009962AE">
            <w:pPr>
              <w:spacing w:before="60" w:after="60" w:line="240" w:lineRule="auto"/>
              <w:rPr>
                <w:rFonts w:ascii="Times New Roman" w:eastAsia="Times New Roman" w:hAnsi="Times New Roman" w:cs="Times New Roman"/>
                <w:sz w:val="20"/>
                <w:szCs w:val="20"/>
                <w:lang w:val="el-GR"/>
              </w:rPr>
            </w:pPr>
          </w:p>
        </w:tc>
        <w:tc>
          <w:tcPr>
            <w:tcW w:w="3405" w:type="dxa"/>
            <w:tcBorders>
              <w:top w:val="nil"/>
            </w:tcBorders>
          </w:tcPr>
          <w:p w14:paraId="5A053D89" w14:textId="77777777"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Απα</w:t>
            </w:r>
            <w:proofErr w:type="spellStart"/>
            <w:r>
              <w:rPr>
                <w:rFonts w:ascii="Times New Roman" w:eastAsia="Times New Roman" w:hAnsi="Times New Roman" w:cs="Times New Roman"/>
                <w:sz w:val="20"/>
                <w:szCs w:val="20"/>
              </w:rPr>
              <w:t>ιτήσεις</w:t>
            </w:r>
            <w:proofErr w:type="spellEnd"/>
          </w:p>
        </w:tc>
        <w:tc>
          <w:tcPr>
            <w:tcW w:w="1725" w:type="dxa"/>
            <w:tcBorders>
              <w:top w:val="nil"/>
            </w:tcBorders>
          </w:tcPr>
          <w:p w14:paraId="16169E05" w14:textId="77777777" w:rsidR="009962AE" w:rsidRDefault="001D6C26">
            <w:pPr>
              <w:spacing w:before="240" w:after="24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Οκτώ</w:t>
            </w:r>
            <w:proofErr w:type="spellEnd"/>
            <w:r>
              <w:rPr>
                <w:rFonts w:ascii="Times New Roman" w:eastAsia="Times New Roman" w:hAnsi="Times New Roman" w:cs="Times New Roman"/>
                <w:sz w:val="20"/>
                <w:szCs w:val="20"/>
              </w:rPr>
              <w:t>βριος  09, 2019</w:t>
            </w:r>
          </w:p>
        </w:tc>
      </w:tr>
      <w:tr w:rsidR="009962AE" w14:paraId="596BA349" w14:textId="77777777">
        <w:tc>
          <w:tcPr>
            <w:tcW w:w="1545" w:type="dxa"/>
            <w:tcBorders>
              <w:top w:val="nil"/>
            </w:tcBorders>
          </w:tcPr>
          <w:p w14:paraId="597DAF0A" w14:textId="77777777"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Preliminary</w:t>
            </w:r>
          </w:p>
        </w:tc>
        <w:tc>
          <w:tcPr>
            <w:tcW w:w="2340" w:type="dxa"/>
            <w:tcBorders>
              <w:top w:val="nil"/>
            </w:tcBorders>
          </w:tcPr>
          <w:p w14:paraId="45B0F52A" w14:textId="77777777"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Όλ</w:t>
            </w:r>
            <w:proofErr w:type="spellEnd"/>
            <w:r>
              <w:rPr>
                <w:rFonts w:ascii="Times New Roman" w:eastAsia="Times New Roman" w:hAnsi="Times New Roman" w:cs="Times New Roman"/>
                <w:sz w:val="20"/>
                <w:szCs w:val="20"/>
              </w:rPr>
              <w:t xml:space="preserve">α τα </w:t>
            </w:r>
            <w:proofErr w:type="spellStart"/>
            <w:r>
              <w:rPr>
                <w:rFonts w:ascii="Times New Roman" w:eastAsia="Times New Roman" w:hAnsi="Times New Roman" w:cs="Times New Roman"/>
                <w:sz w:val="20"/>
                <w:szCs w:val="20"/>
              </w:rPr>
              <w:t>μέλη</w:t>
            </w:r>
            <w:proofErr w:type="spellEnd"/>
          </w:p>
        </w:tc>
        <w:tc>
          <w:tcPr>
            <w:tcW w:w="3405" w:type="dxa"/>
            <w:tcBorders>
              <w:top w:val="nil"/>
            </w:tcBorders>
          </w:tcPr>
          <w:p w14:paraId="30BA20A1" w14:textId="77777777"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Ανάλυση</w:t>
            </w:r>
            <w:proofErr w:type="spellEnd"/>
            <w:r>
              <w:rPr>
                <w:rFonts w:ascii="Times New Roman" w:eastAsia="Times New Roman" w:hAnsi="Times New Roman" w:cs="Times New Roman"/>
                <w:sz w:val="20"/>
                <w:szCs w:val="20"/>
              </w:rPr>
              <w:t xml:space="preserve"> απα</w:t>
            </w:r>
            <w:proofErr w:type="spellStart"/>
            <w:r>
              <w:rPr>
                <w:rFonts w:ascii="Times New Roman" w:eastAsia="Times New Roman" w:hAnsi="Times New Roman" w:cs="Times New Roman"/>
                <w:sz w:val="20"/>
                <w:szCs w:val="20"/>
              </w:rPr>
              <w:t>ιτήσεων</w:t>
            </w:r>
            <w:proofErr w:type="spellEnd"/>
          </w:p>
          <w:p w14:paraId="6F828831" w14:textId="77777777" w:rsidR="009962AE" w:rsidRDefault="009962AE">
            <w:pPr>
              <w:spacing w:before="60" w:after="60" w:line="240" w:lineRule="auto"/>
              <w:rPr>
                <w:rFonts w:ascii="Times New Roman" w:eastAsia="Times New Roman" w:hAnsi="Times New Roman" w:cs="Times New Roman"/>
                <w:sz w:val="20"/>
                <w:szCs w:val="20"/>
              </w:rPr>
            </w:pPr>
          </w:p>
        </w:tc>
        <w:tc>
          <w:tcPr>
            <w:tcW w:w="1725" w:type="dxa"/>
            <w:tcBorders>
              <w:top w:val="nil"/>
            </w:tcBorders>
          </w:tcPr>
          <w:p w14:paraId="7DAFB97B" w14:textId="77777777" w:rsidR="009962AE" w:rsidRDefault="001D6C26">
            <w:pPr>
              <w:spacing w:before="240" w:after="24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Οκτώ</w:t>
            </w:r>
            <w:proofErr w:type="spellEnd"/>
            <w:r>
              <w:rPr>
                <w:rFonts w:ascii="Times New Roman" w:eastAsia="Times New Roman" w:hAnsi="Times New Roman" w:cs="Times New Roman"/>
                <w:sz w:val="20"/>
                <w:szCs w:val="20"/>
              </w:rPr>
              <w:t>βριος 21 , 2019</w:t>
            </w:r>
          </w:p>
        </w:tc>
      </w:tr>
      <w:tr w:rsidR="009962AE" w14:paraId="7D162245" w14:textId="77777777">
        <w:trPr>
          <w:trHeight w:val="860"/>
        </w:trPr>
        <w:tc>
          <w:tcPr>
            <w:tcW w:w="1545" w:type="dxa"/>
            <w:tcBorders>
              <w:top w:val="nil"/>
            </w:tcBorders>
          </w:tcPr>
          <w:p w14:paraId="11640E40" w14:textId="77777777"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Final</w:t>
            </w:r>
          </w:p>
        </w:tc>
        <w:tc>
          <w:tcPr>
            <w:tcW w:w="2340" w:type="dxa"/>
            <w:tcBorders>
              <w:top w:val="nil"/>
            </w:tcBorders>
          </w:tcPr>
          <w:p w14:paraId="468361D9" w14:textId="77777777"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Όλ</w:t>
            </w:r>
            <w:proofErr w:type="spellEnd"/>
            <w:r>
              <w:rPr>
                <w:rFonts w:ascii="Times New Roman" w:eastAsia="Times New Roman" w:hAnsi="Times New Roman" w:cs="Times New Roman"/>
                <w:sz w:val="20"/>
                <w:szCs w:val="20"/>
              </w:rPr>
              <w:t xml:space="preserve">α τα </w:t>
            </w:r>
            <w:proofErr w:type="spellStart"/>
            <w:r>
              <w:rPr>
                <w:rFonts w:ascii="Times New Roman" w:eastAsia="Times New Roman" w:hAnsi="Times New Roman" w:cs="Times New Roman"/>
                <w:sz w:val="20"/>
                <w:szCs w:val="20"/>
              </w:rPr>
              <w:t>μέλη</w:t>
            </w:r>
            <w:proofErr w:type="spellEnd"/>
          </w:p>
        </w:tc>
        <w:tc>
          <w:tcPr>
            <w:tcW w:w="3405" w:type="dxa"/>
            <w:tcBorders>
              <w:top w:val="nil"/>
            </w:tcBorders>
          </w:tcPr>
          <w:p w14:paraId="394DAF4E" w14:textId="77777777"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Σχεδί</w:t>
            </w:r>
            <w:proofErr w:type="spellEnd"/>
            <w:r>
              <w:rPr>
                <w:rFonts w:ascii="Times New Roman" w:eastAsia="Times New Roman" w:hAnsi="Times New Roman" w:cs="Times New Roman"/>
                <w:sz w:val="20"/>
                <w:szCs w:val="20"/>
              </w:rPr>
              <w:t xml:space="preserve">αση </w:t>
            </w:r>
          </w:p>
        </w:tc>
        <w:tc>
          <w:tcPr>
            <w:tcW w:w="1725" w:type="dxa"/>
            <w:tcBorders>
              <w:top w:val="nil"/>
            </w:tcBorders>
          </w:tcPr>
          <w:p w14:paraId="744B0545" w14:textId="77777777"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Νοέμ</w:t>
            </w:r>
            <w:proofErr w:type="spellEnd"/>
            <w:r>
              <w:rPr>
                <w:rFonts w:ascii="Times New Roman" w:eastAsia="Times New Roman" w:hAnsi="Times New Roman" w:cs="Times New Roman"/>
                <w:sz w:val="20"/>
                <w:szCs w:val="20"/>
              </w:rPr>
              <w:t>βριος 13 , 2019</w:t>
            </w:r>
          </w:p>
        </w:tc>
      </w:tr>
      <w:tr w:rsidR="009962AE" w14:paraId="3E5027F1" w14:textId="77777777">
        <w:tc>
          <w:tcPr>
            <w:tcW w:w="1545" w:type="dxa"/>
            <w:tcBorders>
              <w:top w:val="nil"/>
            </w:tcBorders>
          </w:tcPr>
          <w:p w14:paraId="552DBB29" w14:textId="77777777" w:rsidR="009962AE" w:rsidRDefault="009962AE">
            <w:pPr>
              <w:spacing w:before="60" w:after="60" w:line="240" w:lineRule="auto"/>
              <w:rPr>
                <w:rFonts w:ascii="Times New Roman" w:eastAsia="Times New Roman" w:hAnsi="Times New Roman" w:cs="Times New Roman"/>
                <w:sz w:val="20"/>
                <w:szCs w:val="20"/>
              </w:rPr>
            </w:pPr>
          </w:p>
        </w:tc>
        <w:tc>
          <w:tcPr>
            <w:tcW w:w="2340" w:type="dxa"/>
            <w:tcBorders>
              <w:top w:val="nil"/>
            </w:tcBorders>
          </w:tcPr>
          <w:p w14:paraId="5671E4BE" w14:textId="77777777" w:rsidR="009962AE" w:rsidRDefault="009962AE">
            <w:pPr>
              <w:spacing w:before="60" w:after="60" w:line="240" w:lineRule="auto"/>
              <w:rPr>
                <w:rFonts w:ascii="Times New Roman" w:eastAsia="Times New Roman" w:hAnsi="Times New Roman" w:cs="Times New Roman"/>
                <w:sz w:val="20"/>
                <w:szCs w:val="20"/>
              </w:rPr>
            </w:pPr>
          </w:p>
        </w:tc>
        <w:tc>
          <w:tcPr>
            <w:tcW w:w="3405" w:type="dxa"/>
            <w:tcBorders>
              <w:top w:val="nil"/>
            </w:tcBorders>
          </w:tcPr>
          <w:p w14:paraId="6A61267C" w14:textId="77777777" w:rsidR="009962AE" w:rsidRDefault="009962AE">
            <w:pPr>
              <w:spacing w:before="60" w:after="60" w:line="240" w:lineRule="auto"/>
              <w:rPr>
                <w:rFonts w:ascii="Times New Roman" w:eastAsia="Times New Roman" w:hAnsi="Times New Roman" w:cs="Times New Roman"/>
                <w:sz w:val="20"/>
                <w:szCs w:val="20"/>
              </w:rPr>
            </w:pPr>
          </w:p>
        </w:tc>
        <w:tc>
          <w:tcPr>
            <w:tcW w:w="1725" w:type="dxa"/>
            <w:tcBorders>
              <w:top w:val="nil"/>
            </w:tcBorders>
          </w:tcPr>
          <w:p w14:paraId="2C0E5E9B" w14:textId="77777777" w:rsidR="009962AE" w:rsidRDefault="009962AE">
            <w:pPr>
              <w:spacing w:before="60" w:after="60" w:line="240" w:lineRule="auto"/>
              <w:rPr>
                <w:rFonts w:ascii="Times New Roman" w:eastAsia="Times New Roman" w:hAnsi="Times New Roman" w:cs="Times New Roman"/>
                <w:sz w:val="20"/>
                <w:szCs w:val="20"/>
              </w:rPr>
            </w:pPr>
          </w:p>
        </w:tc>
      </w:tr>
    </w:tbl>
    <w:p w14:paraId="241914E8" w14:textId="77777777" w:rsidR="009962AE" w:rsidRDefault="001D6C26">
      <w:pPr>
        <w:spacing w:after="200"/>
        <w:rPr>
          <w:rFonts w:ascii="Calibri" w:eastAsia="Calibri" w:hAnsi="Calibri" w:cs="Calibri"/>
        </w:rPr>
      </w:pPr>
      <w:r>
        <w:br w:type="page"/>
      </w:r>
    </w:p>
    <w:p w14:paraId="7143BF47" w14:textId="77777777"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8" w:name="_2s8eyo1" w:colFirst="0" w:colLast="0"/>
      <w:bookmarkEnd w:id="8"/>
      <w:r>
        <w:rPr>
          <w:rFonts w:ascii="Calibri" w:eastAsia="Calibri" w:hAnsi="Calibri" w:cs="Calibri"/>
          <w:b/>
          <w:sz w:val="28"/>
          <w:szCs w:val="28"/>
        </w:rPr>
        <w:lastRenderedPageBreak/>
        <w:t>Introduction</w:t>
      </w:r>
    </w:p>
    <w:p w14:paraId="4F0DED12" w14:textId="77777777" w:rsidR="009962AE" w:rsidRDefault="009962AE"/>
    <w:p w14:paraId="644CA321" w14:textId="77777777" w:rsidR="009962AE" w:rsidRDefault="009962AE"/>
    <w:p w14:paraId="6B1B0FCA" w14:textId="77777777" w:rsidR="009962AE" w:rsidRDefault="001D6C26">
      <w:pPr>
        <w:pStyle w:val="Heading2"/>
        <w:keepNext w:val="0"/>
        <w:keepLines w:val="0"/>
        <w:numPr>
          <w:ilvl w:val="1"/>
          <w:numId w:val="1"/>
        </w:numPr>
        <w:spacing w:before="0" w:after="200"/>
        <w:rPr>
          <w:rFonts w:ascii="Calibri" w:eastAsia="Calibri" w:hAnsi="Calibri" w:cs="Calibri"/>
          <w:b/>
        </w:rPr>
      </w:pPr>
      <w:bookmarkStart w:id="9" w:name="_17dp8vu" w:colFirst="0" w:colLast="0"/>
      <w:bookmarkEnd w:id="9"/>
      <w:r>
        <w:rPr>
          <w:rFonts w:ascii="Calibri" w:eastAsia="Calibri" w:hAnsi="Calibri" w:cs="Calibri"/>
          <w:b/>
          <w:sz w:val="24"/>
          <w:szCs w:val="24"/>
        </w:rPr>
        <w:t>Purpose</w:t>
      </w:r>
    </w:p>
    <w:p w14:paraId="08399A51" w14:textId="77777777" w:rsidR="009962AE" w:rsidRPr="001D6C26" w:rsidRDefault="001D6C26">
      <w:pPr>
        <w:rPr>
          <w:lang w:val="el-GR"/>
        </w:rPr>
      </w:pPr>
      <w:r w:rsidRPr="001D6C26">
        <w:rPr>
          <w:lang w:val="el-GR"/>
        </w:rPr>
        <w:tab/>
        <w:t>Ο σκοπός αυτού του παραδοτέου είναι η περιγραφή της αρχιτεκτονικής του συστήματος μας και γιατί αυτή είναι η καταλληλότερη.  Επίσης η αναλυτική περιγραφή των κλάσεων του προγράμματος μας και τέλος περιγραφή αρκετών σεναρίων εκτέλεσης του προγράμματος μας έτσι ώστε να γίνει πιο κατανοητό τι θα γίνεται ακριβώς.  Το παραδοτέο αυτό απευθύνεται κυρίως στους σχεδιαστές του συστήματος οι οποίοι θα σχεδιάσουν το σύστημα και θα έχουν ως βάση τους αυτά που γράφουμε πιο κάτω.  Επίσης θα μπορούσε να απευθύνεται και στον πελάτη μας ως τρόπο για ανατροφοδότηση ώστε εάν υπήρξε κάποια ασάφεια στο τι θα κάνει το σύστημα, να το δει ο πελάτης μέσω της περιγραφής των σεναρίων.</w:t>
      </w:r>
    </w:p>
    <w:p w14:paraId="24E1D87D" w14:textId="77777777" w:rsidR="009962AE" w:rsidRPr="001D6C26" w:rsidRDefault="009962AE">
      <w:pPr>
        <w:rPr>
          <w:lang w:val="el-GR"/>
        </w:rPr>
      </w:pPr>
    </w:p>
    <w:p w14:paraId="073AFCB2" w14:textId="77777777" w:rsidR="009962AE" w:rsidRDefault="001D6C26">
      <w:pPr>
        <w:pStyle w:val="Heading2"/>
        <w:keepNext w:val="0"/>
        <w:keepLines w:val="0"/>
        <w:numPr>
          <w:ilvl w:val="1"/>
          <w:numId w:val="1"/>
        </w:numPr>
        <w:spacing w:before="0" w:after="200"/>
        <w:rPr>
          <w:rFonts w:ascii="Calibri" w:eastAsia="Calibri" w:hAnsi="Calibri" w:cs="Calibri"/>
          <w:b/>
        </w:rPr>
      </w:pPr>
      <w:bookmarkStart w:id="10" w:name="_3rdcrjn" w:colFirst="0" w:colLast="0"/>
      <w:bookmarkEnd w:id="10"/>
      <w:r>
        <w:rPr>
          <w:rFonts w:ascii="Calibri" w:eastAsia="Calibri" w:hAnsi="Calibri" w:cs="Calibri"/>
          <w:b/>
          <w:sz w:val="24"/>
          <w:szCs w:val="24"/>
        </w:rPr>
        <w:t>Scope</w:t>
      </w:r>
    </w:p>
    <w:p w14:paraId="7CFCDE80" w14:textId="77777777" w:rsidR="009962AE" w:rsidRPr="001D6C26" w:rsidRDefault="001D6C26">
      <w:pPr>
        <w:ind w:firstLine="720"/>
        <w:rPr>
          <w:lang w:val="el-GR"/>
        </w:rPr>
      </w:pPr>
      <w:r w:rsidRPr="001D6C26">
        <w:rPr>
          <w:lang w:val="el-GR"/>
        </w:rPr>
        <w:t>Ο σκοπός αυτού του προγράμματος είναι να παρέχει βοήθεια σε μια εταιρία μεταφορών και αποθήκευσης εμπορευμάτων.  Δηλαδή θα βοηθά στην διαχείριση και επεξεργασία όλων των δεδομένων των πελατών, των εμπορευμάτων, των αφίξεων και των αναχωρήσεων εμπορευμάτων.  Θα ενημερώνει που μπορούμε να βάλουμε ένα εμπόρευμα ή για την κατάσταση του και της αποθήκης.  Αυτό το πρόγραμμα είναι για την εταιρία “</w:t>
      </w:r>
      <w:r>
        <w:t>Photos</w:t>
      </w:r>
      <w:r w:rsidRPr="001D6C26">
        <w:rPr>
          <w:lang w:val="el-GR"/>
        </w:rPr>
        <w:t xml:space="preserve"> </w:t>
      </w:r>
      <w:r>
        <w:t>Forwarding</w:t>
      </w:r>
      <w:r w:rsidRPr="001D6C26">
        <w:rPr>
          <w:lang w:val="el-GR"/>
        </w:rPr>
        <w:t xml:space="preserve"> </w:t>
      </w:r>
      <w:r>
        <w:t>ltd</w:t>
      </w:r>
      <w:r w:rsidRPr="001D6C26">
        <w:rPr>
          <w:lang w:val="el-GR"/>
        </w:rPr>
        <w:t>” η οποία είναι μια εταιρεία μεταφορών που έχουν και αποθήκες για τα εμπορεύματα.</w:t>
      </w:r>
    </w:p>
    <w:p w14:paraId="0BF0CA4A" w14:textId="77777777" w:rsidR="009962AE" w:rsidRPr="001D6C26" w:rsidRDefault="009962AE">
      <w:pPr>
        <w:ind w:left="1080"/>
        <w:rPr>
          <w:lang w:val="el-GR"/>
        </w:rPr>
      </w:pPr>
    </w:p>
    <w:p w14:paraId="2F8D410A" w14:textId="77777777" w:rsidR="009962AE" w:rsidRPr="001D6C26" w:rsidRDefault="001D6C26">
      <w:pPr>
        <w:rPr>
          <w:lang w:val="el-GR"/>
        </w:rPr>
      </w:pPr>
      <w:r w:rsidRPr="001D6C26">
        <w:rPr>
          <w:lang w:val="el-GR"/>
        </w:rPr>
        <w:tab/>
        <w:t>Υπάρχει μόνο ένα προϊόν λογισμικού, το “΅</w:t>
      </w:r>
      <w:r>
        <w:t>Warehouse</w:t>
      </w:r>
      <w:r w:rsidRPr="001D6C26">
        <w:rPr>
          <w:lang w:val="el-GR"/>
        </w:rPr>
        <w:t xml:space="preserve"> </w:t>
      </w:r>
      <w:r>
        <w:t>Manager</w:t>
      </w:r>
      <w:r w:rsidRPr="001D6C26">
        <w:rPr>
          <w:lang w:val="el-GR"/>
        </w:rPr>
        <w:t xml:space="preserve">”.  Αυτό το λογισμικό έχει τις </w:t>
      </w:r>
      <w:proofErr w:type="spellStart"/>
      <w:r w:rsidRPr="001D6C26">
        <w:rPr>
          <w:lang w:val="el-GR"/>
        </w:rPr>
        <w:t>εξείς</w:t>
      </w:r>
      <w:proofErr w:type="spellEnd"/>
      <w:r w:rsidRPr="001D6C26">
        <w:rPr>
          <w:lang w:val="el-GR"/>
        </w:rPr>
        <w:t xml:space="preserve"> λειτουργίες:</w:t>
      </w:r>
    </w:p>
    <w:p w14:paraId="5904F366" w14:textId="77777777" w:rsidR="009962AE" w:rsidRDefault="001D6C26">
      <w:pPr>
        <w:numPr>
          <w:ilvl w:val="0"/>
          <w:numId w:val="2"/>
        </w:numPr>
      </w:pPr>
      <w:proofErr w:type="spellStart"/>
      <w:r>
        <w:t>Εγγρ</w:t>
      </w:r>
      <w:proofErr w:type="spellEnd"/>
      <w:r>
        <w:t xml:space="preserve">αφή </w:t>
      </w:r>
      <w:proofErr w:type="spellStart"/>
      <w:r>
        <w:t>νέου</w:t>
      </w:r>
      <w:proofErr w:type="spellEnd"/>
      <w:r>
        <w:t xml:space="preserve"> π</w:t>
      </w:r>
      <w:proofErr w:type="spellStart"/>
      <w:r>
        <w:t>ελάτη</w:t>
      </w:r>
      <w:proofErr w:type="spellEnd"/>
      <w:r>
        <w:t xml:space="preserve"> </w:t>
      </w:r>
      <w:commentRangeStart w:id="11"/>
      <w:proofErr w:type="spellStart"/>
      <w:r>
        <w:t>στη</w:t>
      </w:r>
      <w:proofErr w:type="spellEnd"/>
      <w:r>
        <w:t xml:space="preserve"> β</w:t>
      </w:r>
      <w:proofErr w:type="spellStart"/>
      <w:r>
        <w:t>άση</w:t>
      </w:r>
      <w:commentRangeEnd w:id="11"/>
      <w:proofErr w:type="spellEnd"/>
      <w:r w:rsidR="00AB2253">
        <w:rPr>
          <w:rStyle w:val="CommentReference"/>
        </w:rPr>
        <w:commentReference w:id="11"/>
      </w:r>
    </w:p>
    <w:p w14:paraId="2DFA76EF" w14:textId="77777777" w:rsidR="009962AE" w:rsidRDefault="001D6C26">
      <w:pPr>
        <w:numPr>
          <w:ilvl w:val="0"/>
          <w:numId w:val="2"/>
        </w:numPr>
      </w:pPr>
      <w:proofErr w:type="spellStart"/>
      <w:r>
        <w:t>Αλλ</w:t>
      </w:r>
      <w:proofErr w:type="spellEnd"/>
      <w:r>
        <w:t xml:space="preserve">αγή </w:t>
      </w:r>
      <w:proofErr w:type="spellStart"/>
      <w:r>
        <w:t>των</w:t>
      </w:r>
      <w:proofErr w:type="spellEnd"/>
      <w:r>
        <w:t xml:space="preserve"> π</w:t>
      </w:r>
      <w:proofErr w:type="spellStart"/>
      <w:r>
        <w:t>ληροφοριών</w:t>
      </w:r>
      <w:proofErr w:type="spellEnd"/>
      <w:r>
        <w:t xml:space="preserve"> υπα</w:t>
      </w:r>
      <w:proofErr w:type="spellStart"/>
      <w:r>
        <w:t>ρχόντων</w:t>
      </w:r>
      <w:proofErr w:type="spellEnd"/>
      <w:r>
        <w:t xml:space="preserve"> π</w:t>
      </w:r>
      <w:proofErr w:type="spellStart"/>
      <w:r>
        <w:t>ελ</w:t>
      </w:r>
      <w:proofErr w:type="spellEnd"/>
      <w:r>
        <w:t>ατών</w:t>
      </w:r>
    </w:p>
    <w:p w14:paraId="7CB1715B" w14:textId="77777777" w:rsidR="009962AE" w:rsidRDefault="001D6C26">
      <w:pPr>
        <w:numPr>
          <w:ilvl w:val="0"/>
          <w:numId w:val="2"/>
        </w:numPr>
      </w:pPr>
      <w:proofErr w:type="spellStart"/>
      <w:r>
        <w:t>Δι</w:t>
      </w:r>
      <w:proofErr w:type="spellEnd"/>
      <w:r>
        <w:t xml:space="preserve">αγραφή </w:t>
      </w:r>
      <w:proofErr w:type="spellStart"/>
      <w:r>
        <w:t>ενός</w:t>
      </w:r>
      <w:proofErr w:type="spellEnd"/>
      <w:r>
        <w:t xml:space="preserve"> π</w:t>
      </w:r>
      <w:proofErr w:type="spellStart"/>
      <w:r>
        <w:t>ελάτη</w:t>
      </w:r>
      <w:proofErr w:type="spellEnd"/>
    </w:p>
    <w:p w14:paraId="3E56BBA7" w14:textId="77777777" w:rsidR="009962AE" w:rsidRPr="001D6C26" w:rsidRDefault="001D6C26">
      <w:pPr>
        <w:numPr>
          <w:ilvl w:val="0"/>
          <w:numId w:val="2"/>
        </w:numPr>
        <w:rPr>
          <w:lang w:val="el-GR"/>
        </w:rPr>
      </w:pPr>
      <w:r w:rsidRPr="001D6C26">
        <w:rPr>
          <w:lang w:val="el-GR"/>
        </w:rPr>
        <w:t>Προβολή ιστορικού συναλλαγών μεταξύ πελάτη και εταιρείας</w:t>
      </w:r>
    </w:p>
    <w:p w14:paraId="2069B86E" w14:textId="77777777" w:rsidR="009962AE" w:rsidRPr="001D6C26" w:rsidRDefault="001D6C26">
      <w:pPr>
        <w:numPr>
          <w:ilvl w:val="0"/>
          <w:numId w:val="2"/>
        </w:numPr>
        <w:rPr>
          <w:lang w:val="el-GR"/>
        </w:rPr>
      </w:pPr>
      <w:r w:rsidRPr="001D6C26">
        <w:rPr>
          <w:lang w:val="el-GR"/>
        </w:rPr>
        <w:t>Υπολογισμό και εκτύπωση απόδειξής στο πελάτη</w:t>
      </w:r>
    </w:p>
    <w:p w14:paraId="12D527BC" w14:textId="77777777" w:rsidR="009962AE" w:rsidRPr="001D6C26" w:rsidRDefault="001D6C26">
      <w:pPr>
        <w:numPr>
          <w:ilvl w:val="0"/>
          <w:numId w:val="2"/>
        </w:numPr>
        <w:rPr>
          <w:lang w:val="el-GR"/>
        </w:rPr>
      </w:pPr>
      <w:r w:rsidRPr="001D6C26">
        <w:rPr>
          <w:lang w:val="el-GR"/>
        </w:rPr>
        <w:t xml:space="preserve">Παροχή εξουσιοδοτημένης πρόσβασης μέσω </w:t>
      </w:r>
      <w:r>
        <w:t>username</w:t>
      </w:r>
      <w:r w:rsidRPr="001D6C26">
        <w:rPr>
          <w:lang w:val="el-GR"/>
        </w:rPr>
        <w:t xml:space="preserve"> και κωδικού για το προσωπικό</w:t>
      </w:r>
    </w:p>
    <w:p w14:paraId="16620D9F" w14:textId="77777777" w:rsidR="009962AE" w:rsidRDefault="001D6C26">
      <w:pPr>
        <w:numPr>
          <w:ilvl w:val="0"/>
          <w:numId w:val="2"/>
        </w:numPr>
      </w:pPr>
      <w:proofErr w:type="spellStart"/>
      <w:r>
        <w:t>Εισ</w:t>
      </w:r>
      <w:proofErr w:type="spellEnd"/>
      <w:r>
        <w:t xml:space="preserve">αγωγή </w:t>
      </w:r>
      <w:proofErr w:type="spellStart"/>
      <w:r>
        <w:t>εμ</w:t>
      </w:r>
      <w:proofErr w:type="spellEnd"/>
      <w:r>
        <w:t xml:space="preserve">πορευμάτων </w:t>
      </w:r>
      <w:proofErr w:type="spellStart"/>
      <w:r>
        <w:t>στην</w:t>
      </w:r>
      <w:proofErr w:type="spellEnd"/>
      <w:r>
        <w:t xml:space="preserve"> απ</w:t>
      </w:r>
      <w:proofErr w:type="spellStart"/>
      <w:r>
        <w:t>οθήκη</w:t>
      </w:r>
      <w:proofErr w:type="spellEnd"/>
    </w:p>
    <w:p w14:paraId="4AB15AB0" w14:textId="77777777" w:rsidR="009962AE" w:rsidRDefault="001D6C26">
      <w:pPr>
        <w:numPr>
          <w:ilvl w:val="0"/>
          <w:numId w:val="2"/>
        </w:numPr>
      </w:pPr>
      <w:proofErr w:type="spellStart"/>
      <w:r>
        <w:t>Εξ</w:t>
      </w:r>
      <w:proofErr w:type="spellEnd"/>
      <w:r>
        <w:t xml:space="preserve">αγωγή </w:t>
      </w:r>
      <w:proofErr w:type="spellStart"/>
      <w:r>
        <w:t>εμ</w:t>
      </w:r>
      <w:proofErr w:type="spellEnd"/>
      <w:r>
        <w:t xml:space="preserve">πορευμάτων </w:t>
      </w:r>
      <w:proofErr w:type="spellStart"/>
      <w:r>
        <w:t>στην</w:t>
      </w:r>
      <w:proofErr w:type="spellEnd"/>
      <w:r>
        <w:t xml:space="preserve"> απ</w:t>
      </w:r>
      <w:proofErr w:type="spellStart"/>
      <w:r>
        <w:t>οθήκη</w:t>
      </w:r>
      <w:proofErr w:type="spellEnd"/>
    </w:p>
    <w:p w14:paraId="10F0E82F" w14:textId="77777777" w:rsidR="009962AE" w:rsidRDefault="001D6C26">
      <w:pPr>
        <w:numPr>
          <w:ilvl w:val="0"/>
          <w:numId w:val="2"/>
        </w:numPr>
      </w:pPr>
      <w:proofErr w:type="spellStart"/>
      <w:r>
        <w:t>Οργάνωση</w:t>
      </w:r>
      <w:proofErr w:type="spellEnd"/>
      <w:r>
        <w:t xml:space="preserve"> </w:t>
      </w:r>
      <w:proofErr w:type="spellStart"/>
      <w:r>
        <w:t>της</w:t>
      </w:r>
      <w:proofErr w:type="spellEnd"/>
      <w:r>
        <w:t xml:space="preserve"> απ</w:t>
      </w:r>
      <w:proofErr w:type="spellStart"/>
      <w:r>
        <w:t>οθήκης</w:t>
      </w:r>
      <w:proofErr w:type="spellEnd"/>
    </w:p>
    <w:p w14:paraId="0508092D" w14:textId="77777777" w:rsidR="009962AE" w:rsidRPr="001D6C26" w:rsidRDefault="001D6C26">
      <w:pPr>
        <w:numPr>
          <w:ilvl w:val="0"/>
          <w:numId w:val="2"/>
        </w:numPr>
        <w:rPr>
          <w:lang w:val="el-GR"/>
        </w:rPr>
      </w:pPr>
      <w:r w:rsidRPr="001D6C26">
        <w:rPr>
          <w:lang w:val="el-GR"/>
        </w:rPr>
        <w:t>Εκτύπωση των κατάλληλων εγγράφων για εισαγωγή και εξαγωγή</w:t>
      </w:r>
    </w:p>
    <w:p w14:paraId="2054BC5F" w14:textId="77777777" w:rsidR="009962AE" w:rsidRPr="001D6C26" w:rsidRDefault="001D6C26">
      <w:pPr>
        <w:numPr>
          <w:ilvl w:val="0"/>
          <w:numId w:val="2"/>
        </w:numPr>
        <w:rPr>
          <w:lang w:val="el-GR"/>
        </w:rPr>
      </w:pPr>
      <w:r w:rsidRPr="001D6C26">
        <w:rPr>
          <w:lang w:val="el-GR"/>
        </w:rPr>
        <w:t>Ενημέρωση υπεύθυνου αποθήκης για εμπορεύματα που θα λήξουν σύντομα</w:t>
      </w:r>
    </w:p>
    <w:p w14:paraId="6DCB44C0" w14:textId="77777777" w:rsidR="009962AE" w:rsidRPr="001D6C26" w:rsidRDefault="001D6C26">
      <w:pPr>
        <w:numPr>
          <w:ilvl w:val="0"/>
          <w:numId w:val="2"/>
        </w:numPr>
        <w:rPr>
          <w:lang w:val="el-GR"/>
        </w:rPr>
      </w:pPr>
      <w:r w:rsidRPr="001D6C26">
        <w:rPr>
          <w:lang w:val="el-GR"/>
        </w:rPr>
        <w:t xml:space="preserve">Επιλογή </w:t>
      </w:r>
      <w:proofErr w:type="spellStart"/>
      <w:r w:rsidRPr="001D6C26">
        <w:rPr>
          <w:lang w:val="el-GR"/>
        </w:rPr>
        <w:t>ποιών</w:t>
      </w:r>
      <w:proofErr w:type="spellEnd"/>
      <w:r w:rsidRPr="001D6C26">
        <w:rPr>
          <w:lang w:val="el-GR"/>
        </w:rPr>
        <w:t xml:space="preserve"> εμπορευμάτων θα φύγουν πρώτα</w:t>
      </w:r>
    </w:p>
    <w:p w14:paraId="2A197B74" w14:textId="77777777" w:rsidR="009962AE" w:rsidRPr="001D6C26" w:rsidRDefault="001D6C26">
      <w:pPr>
        <w:numPr>
          <w:ilvl w:val="0"/>
          <w:numId w:val="2"/>
        </w:numPr>
        <w:rPr>
          <w:lang w:val="el-GR"/>
        </w:rPr>
      </w:pPr>
      <w:r w:rsidRPr="001D6C26">
        <w:rPr>
          <w:lang w:val="el-GR"/>
        </w:rPr>
        <w:t>Υπόδειξη για το που βρίσκεται ένα συγκεκριμένο εμπόρευμα</w:t>
      </w:r>
    </w:p>
    <w:p w14:paraId="2EA1D4CD" w14:textId="77777777" w:rsidR="009962AE" w:rsidRPr="001D6C26" w:rsidRDefault="001D6C26">
      <w:pPr>
        <w:numPr>
          <w:ilvl w:val="0"/>
          <w:numId w:val="2"/>
        </w:numPr>
        <w:rPr>
          <w:lang w:val="el-GR"/>
        </w:rPr>
      </w:pPr>
      <w:r w:rsidRPr="001D6C26">
        <w:rPr>
          <w:lang w:val="el-GR"/>
        </w:rPr>
        <w:t>Υπόδειξη για το που έχουμε ελεύθερο χώρο</w:t>
      </w:r>
    </w:p>
    <w:p w14:paraId="116D9724" w14:textId="77777777" w:rsidR="009962AE" w:rsidRPr="001D6C26" w:rsidRDefault="001D6C26">
      <w:pPr>
        <w:numPr>
          <w:ilvl w:val="0"/>
          <w:numId w:val="2"/>
        </w:numPr>
        <w:rPr>
          <w:lang w:val="el-GR"/>
        </w:rPr>
      </w:pPr>
      <w:r w:rsidRPr="001D6C26">
        <w:rPr>
          <w:lang w:val="el-GR"/>
        </w:rPr>
        <w:t>Απόφαση για το που είναι καταλληλότερο να τοποθετήσουμε ένα εμπόρευμα</w:t>
      </w:r>
    </w:p>
    <w:p w14:paraId="344BEB50" w14:textId="77777777" w:rsidR="009962AE" w:rsidRPr="001D6C26" w:rsidRDefault="001D6C26">
      <w:pPr>
        <w:numPr>
          <w:ilvl w:val="0"/>
          <w:numId w:val="2"/>
        </w:numPr>
        <w:rPr>
          <w:lang w:val="el-GR"/>
        </w:rPr>
      </w:pPr>
      <w:r w:rsidRPr="001D6C26">
        <w:rPr>
          <w:lang w:val="el-GR"/>
        </w:rPr>
        <w:t>Ενημέρωση εάν η αποθήκη κοντεύει να γεμίσει</w:t>
      </w:r>
    </w:p>
    <w:p w14:paraId="5F8F2E7B" w14:textId="77777777" w:rsidR="009962AE" w:rsidRPr="001D6C26" w:rsidRDefault="001D6C26">
      <w:pPr>
        <w:numPr>
          <w:ilvl w:val="0"/>
          <w:numId w:val="2"/>
        </w:numPr>
        <w:rPr>
          <w:lang w:val="el-GR"/>
        </w:rPr>
      </w:pPr>
      <w:r w:rsidRPr="001D6C26">
        <w:rPr>
          <w:lang w:val="el-GR"/>
        </w:rPr>
        <w:t xml:space="preserve">Ενημέρωση εάν εμπορεύματα έχουν παραμείνει πολύ </w:t>
      </w:r>
      <w:proofErr w:type="spellStart"/>
      <w:r w:rsidRPr="001D6C26">
        <w:rPr>
          <w:lang w:val="el-GR"/>
        </w:rPr>
        <w:t>καιρο</w:t>
      </w:r>
      <w:proofErr w:type="spellEnd"/>
      <w:r w:rsidRPr="001D6C26">
        <w:rPr>
          <w:lang w:val="el-GR"/>
        </w:rPr>
        <w:t xml:space="preserve"> στην αποθήκη</w:t>
      </w:r>
    </w:p>
    <w:p w14:paraId="12F71D65" w14:textId="77777777" w:rsidR="009962AE" w:rsidRPr="001D6C26" w:rsidRDefault="009962AE">
      <w:pPr>
        <w:rPr>
          <w:sz w:val="24"/>
          <w:szCs w:val="24"/>
          <w:lang w:val="el-GR"/>
        </w:rPr>
      </w:pPr>
    </w:p>
    <w:p w14:paraId="2D2F7712" w14:textId="77777777" w:rsidR="009962AE" w:rsidRPr="001D6C26" w:rsidRDefault="001D6C26">
      <w:pPr>
        <w:rPr>
          <w:sz w:val="24"/>
          <w:szCs w:val="24"/>
          <w:lang w:val="el-GR"/>
        </w:rPr>
      </w:pPr>
      <w:r w:rsidRPr="001D6C26">
        <w:rPr>
          <w:sz w:val="24"/>
          <w:szCs w:val="24"/>
          <w:lang w:val="el-GR"/>
        </w:rPr>
        <w:lastRenderedPageBreak/>
        <w:t>Ο “</w:t>
      </w:r>
      <w:r>
        <w:rPr>
          <w:sz w:val="24"/>
          <w:szCs w:val="24"/>
        </w:rPr>
        <w:t>Warehouse</w:t>
      </w:r>
      <w:r w:rsidRPr="001D6C26">
        <w:rPr>
          <w:sz w:val="24"/>
          <w:szCs w:val="24"/>
          <w:lang w:val="el-GR"/>
        </w:rPr>
        <w:t xml:space="preserve"> </w:t>
      </w:r>
      <w:r>
        <w:rPr>
          <w:sz w:val="24"/>
          <w:szCs w:val="24"/>
        </w:rPr>
        <w:t>Manager</w:t>
      </w:r>
      <w:r w:rsidRPr="001D6C26">
        <w:rPr>
          <w:sz w:val="24"/>
          <w:szCs w:val="24"/>
          <w:lang w:val="el-GR"/>
        </w:rPr>
        <w:t>” δεν θα παρέχει:</w:t>
      </w:r>
    </w:p>
    <w:p w14:paraId="10F7BD0B" w14:textId="77777777" w:rsidR="009962AE" w:rsidRPr="001D6C26" w:rsidRDefault="001D6C26">
      <w:pPr>
        <w:numPr>
          <w:ilvl w:val="0"/>
          <w:numId w:val="3"/>
        </w:numPr>
        <w:rPr>
          <w:sz w:val="24"/>
          <w:szCs w:val="24"/>
          <w:lang w:val="el-GR"/>
        </w:rPr>
      </w:pPr>
      <w:r w:rsidRPr="001D6C26">
        <w:rPr>
          <w:sz w:val="24"/>
          <w:szCs w:val="24"/>
          <w:lang w:val="el-GR"/>
        </w:rPr>
        <w:t xml:space="preserve">Αυτοματοποιημένο σύστημα.  </w:t>
      </w:r>
      <w:proofErr w:type="spellStart"/>
      <w:r w:rsidRPr="001D6C26">
        <w:rPr>
          <w:sz w:val="24"/>
          <w:szCs w:val="24"/>
          <w:lang w:val="el-GR"/>
        </w:rPr>
        <w:t>Ανθρώποι</w:t>
      </w:r>
      <w:proofErr w:type="spellEnd"/>
      <w:r w:rsidRPr="001D6C26">
        <w:rPr>
          <w:sz w:val="24"/>
          <w:szCs w:val="24"/>
          <w:lang w:val="el-GR"/>
        </w:rPr>
        <w:t xml:space="preserve"> δεν θα είναι μέρος του συστήματος</w:t>
      </w:r>
    </w:p>
    <w:p w14:paraId="0B1BF7C3" w14:textId="77777777" w:rsidR="009962AE" w:rsidRPr="001D6C26" w:rsidRDefault="001D6C26">
      <w:pPr>
        <w:numPr>
          <w:ilvl w:val="0"/>
          <w:numId w:val="3"/>
        </w:numPr>
        <w:rPr>
          <w:sz w:val="24"/>
          <w:szCs w:val="24"/>
          <w:lang w:val="el-GR"/>
        </w:rPr>
      </w:pPr>
      <w:r w:rsidRPr="001D6C26">
        <w:rPr>
          <w:sz w:val="24"/>
          <w:szCs w:val="24"/>
          <w:lang w:val="el-GR"/>
        </w:rPr>
        <w:t>Πρόσβαση σε πελάτες.  Είναι αποκλειστικά για το προσωπικό</w:t>
      </w:r>
    </w:p>
    <w:p w14:paraId="4AFCA01F" w14:textId="77777777" w:rsidR="009962AE" w:rsidRPr="001D6C26" w:rsidRDefault="009962AE">
      <w:pPr>
        <w:rPr>
          <w:sz w:val="24"/>
          <w:szCs w:val="24"/>
          <w:lang w:val="el-GR"/>
        </w:rPr>
      </w:pPr>
    </w:p>
    <w:p w14:paraId="5897AC83" w14:textId="77777777" w:rsidR="009962AE" w:rsidRPr="001D6C26" w:rsidRDefault="001D6C26">
      <w:pPr>
        <w:rPr>
          <w:sz w:val="24"/>
          <w:szCs w:val="24"/>
          <w:u w:val="single"/>
          <w:lang w:val="el-GR"/>
        </w:rPr>
      </w:pPr>
      <w:r w:rsidRPr="001D6C26">
        <w:rPr>
          <w:sz w:val="24"/>
          <w:szCs w:val="24"/>
          <w:u w:val="single"/>
          <w:lang w:val="el-GR"/>
        </w:rPr>
        <w:t>Πλεονεκτήματα</w:t>
      </w:r>
    </w:p>
    <w:p w14:paraId="4DC202F8" w14:textId="77777777" w:rsidR="009962AE" w:rsidRPr="001D6C26" w:rsidRDefault="001D6C26">
      <w:pPr>
        <w:rPr>
          <w:sz w:val="24"/>
          <w:szCs w:val="24"/>
          <w:lang w:val="el-GR"/>
        </w:rPr>
      </w:pPr>
      <w:r w:rsidRPr="001D6C26">
        <w:rPr>
          <w:sz w:val="24"/>
          <w:szCs w:val="24"/>
          <w:lang w:val="el-GR"/>
        </w:rPr>
        <w:t xml:space="preserve">Τα πλεονεκτήματα είναι ότι θα έχουμε εξοικονόμηση χρόνου και ο φόρτος εργασία θα μειωθεί δραστικά.  Επίσης, θα υπάρχει περισσότερη προστασία αφού θα έχουμε εξουσιοδοτημένη </w:t>
      </w:r>
      <w:proofErr w:type="spellStart"/>
      <w:r w:rsidRPr="001D6C26">
        <w:rPr>
          <w:sz w:val="24"/>
          <w:szCs w:val="24"/>
          <w:lang w:val="el-GR"/>
        </w:rPr>
        <w:t>προσβαση</w:t>
      </w:r>
      <w:proofErr w:type="spellEnd"/>
      <w:r w:rsidRPr="001D6C26">
        <w:rPr>
          <w:sz w:val="24"/>
          <w:szCs w:val="24"/>
          <w:lang w:val="el-GR"/>
        </w:rPr>
        <w:t>.  Ακόμα ένα πλεονέκτημα είναι ότι δεν πρέπει να ελέγχουμε τα εμπορεύματα καθημερινώς, αφού το πρόγραμμα μας θα του παρέχει αυτές τις πληροφορίες.  Επίσης μεγιστοποιούμε την χρήση της αποθήκης έτσι ώστε κανένας χώρος να μην μείνει ανεκμετάλλευτος</w:t>
      </w:r>
    </w:p>
    <w:p w14:paraId="26F8B4B8" w14:textId="77777777" w:rsidR="009962AE" w:rsidRDefault="001D6C26">
      <w:pPr>
        <w:rPr>
          <w:sz w:val="24"/>
          <w:szCs w:val="24"/>
        </w:rPr>
      </w:pPr>
      <w:r>
        <w:rPr>
          <w:sz w:val="24"/>
          <w:szCs w:val="24"/>
        </w:rPr>
        <w:t xml:space="preserve">. </w:t>
      </w:r>
    </w:p>
    <w:p w14:paraId="2E39BB68" w14:textId="77777777" w:rsidR="009962AE" w:rsidRDefault="001D6C26">
      <w:pPr>
        <w:pStyle w:val="Heading2"/>
        <w:keepNext w:val="0"/>
        <w:keepLines w:val="0"/>
        <w:numPr>
          <w:ilvl w:val="1"/>
          <w:numId w:val="1"/>
        </w:numPr>
        <w:spacing w:before="0" w:after="200"/>
        <w:rPr>
          <w:rFonts w:ascii="Calibri" w:eastAsia="Calibri" w:hAnsi="Calibri" w:cs="Calibri"/>
          <w:b/>
        </w:rPr>
      </w:pPr>
      <w:bookmarkStart w:id="12" w:name="_26in1rg" w:colFirst="0" w:colLast="0"/>
      <w:bookmarkEnd w:id="12"/>
      <w:r>
        <w:rPr>
          <w:rFonts w:ascii="Calibri" w:eastAsia="Calibri" w:hAnsi="Calibri" w:cs="Calibri"/>
          <w:b/>
          <w:sz w:val="24"/>
          <w:szCs w:val="24"/>
        </w:rPr>
        <w:t>Definitions, Acronyms, and Abbreviations</w:t>
      </w:r>
    </w:p>
    <w:p w14:paraId="77D73FF9" w14:textId="77777777" w:rsidR="009962AE" w:rsidRPr="001D6C26" w:rsidRDefault="001D6C26">
      <w:pPr>
        <w:rPr>
          <w:sz w:val="24"/>
          <w:szCs w:val="24"/>
          <w:lang w:val="el-GR"/>
        </w:rPr>
      </w:pPr>
      <w:r w:rsidRPr="001D6C26">
        <w:rPr>
          <w:sz w:val="24"/>
          <w:szCs w:val="24"/>
          <w:lang w:val="el-GR"/>
        </w:rPr>
        <w:t xml:space="preserve">Παλέτα = ένα κλειστό κουτί το οποίο περιέχει εμπορεύματα.  Μια μεταφορά μπορεί να  </w:t>
      </w:r>
    </w:p>
    <w:p w14:paraId="17BE2055" w14:textId="77777777" w:rsidR="009962AE" w:rsidRPr="001D6C26" w:rsidRDefault="001D6C26">
      <w:pPr>
        <w:ind w:left="720"/>
        <w:rPr>
          <w:sz w:val="24"/>
          <w:szCs w:val="24"/>
          <w:lang w:val="el-GR"/>
        </w:rPr>
      </w:pPr>
      <w:r w:rsidRPr="001D6C26">
        <w:rPr>
          <w:sz w:val="24"/>
          <w:szCs w:val="24"/>
          <w:lang w:val="el-GR"/>
        </w:rPr>
        <w:t xml:space="preserve">     έχει πολλά παλέτα.</w:t>
      </w:r>
    </w:p>
    <w:p w14:paraId="73EB0D81" w14:textId="77777777" w:rsidR="009962AE" w:rsidRPr="001D6C26" w:rsidRDefault="001D6C26">
      <w:pPr>
        <w:rPr>
          <w:sz w:val="24"/>
          <w:szCs w:val="24"/>
          <w:lang w:val="el-GR"/>
        </w:rPr>
      </w:pPr>
      <w:r>
        <w:rPr>
          <w:sz w:val="24"/>
          <w:szCs w:val="24"/>
        </w:rPr>
        <w:t>Stage</w:t>
      </w:r>
      <w:r w:rsidRPr="001D6C26">
        <w:rPr>
          <w:sz w:val="24"/>
          <w:szCs w:val="24"/>
          <w:lang w:val="el-GR"/>
        </w:rPr>
        <w:t xml:space="preserve"> = ένας χώρος στην αποθήκη όπου τα εμπορεύματα παραμένουν στο πάτωμα.</w:t>
      </w:r>
    </w:p>
    <w:p w14:paraId="1B7209A6" w14:textId="77777777" w:rsidR="009962AE" w:rsidRPr="001D6C26" w:rsidRDefault="009962AE">
      <w:pPr>
        <w:rPr>
          <w:sz w:val="24"/>
          <w:szCs w:val="24"/>
          <w:lang w:val="el-GR"/>
        </w:rPr>
      </w:pPr>
    </w:p>
    <w:p w14:paraId="00E8DB7B" w14:textId="77777777" w:rsidR="009962AE" w:rsidRDefault="001D6C26">
      <w:pPr>
        <w:pStyle w:val="Heading2"/>
        <w:keepNext w:val="0"/>
        <w:keepLines w:val="0"/>
        <w:numPr>
          <w:ilvl w:val="1"/>
          <w:numId w:val="1"/>
        </w:numPr>
        <w:spacing w:before="0" w:after="200"/>
        <w:rPr>
          <w:rFonts w:ascii="Calibri" w:eastAsia="Calibri" w:hAnsi="Calibri" w:cs="Calibri"/>
          <w:b/>
        </w:rPr>
      </w:pPr>
      <w:bookmarkStart w:id="13" w:name="_lnxbz9" w:colFirst="0" w:colLast="0"/>
      <w:bookmarkEnd w:id="13"/>
      <w:r>
        <w:rPr>
          <w:rFonts w:ascii="Calibri" w:eastAsia="Calibri" w:hAnsi="Calibri" w:cs="Calibri"/>
          <w:b/>
          <w:sz w:val="24"/>
          <w:szCs w:val="24"/>
        </w:rPr>
        <w:t xml:space="preserve">References </w:t>
      </w:r>
    </w:p>
    <w:p w14:paraId="0038BDAD" w14:textId="77777777" w:rsidR="009962AE" w:rsidRPr="001D6C26" w:rsidRDefault="001D6C26">
      <w:pPr>
        <w:rPr>
          <w:sz w:val="24"/>
          <w:szCs w:val="24"/>
          <w:lang w:val="el-GR"/>
        </w:rPr>
      </w:pPr>
      <w:commentRangeStart w:id="14"/>
      <w:r w:rsidRPr="001D6C26">
        <w:rPr>
          <w:sz w:val="24"/>
          <w:szCs w:val="24"/>
          <w:lang w:val="el-GR"/>
        </w:rPr>
        <w:t>Καμία αναφορά σε αυτό το παραδοτέο.</w:t>
      </w:r>
      <w:commentRangeEnd w:id="14"/>
      <w:r w:rsidR="00AB2253">
        <w:rPr>
          <w:rStyle w:val="CommentReference"/>
        </w:rPr>
        <w:commentReference w:id="14"/>
      </w:r>
    </w:p>
    <w:p w14:paraId="1BD14DF9" w14:textId="77777777" w:rsidR="009962AE" w:rsidRPr="001D6C26" w:rsidRDefault="009962AE">
      <w:pPr>
        <w:rPr>
          <w:sz w:val="24"/>
          <w:szCs w:val="24"/>
          <w:lang w:val="el-GR"/>
        </w:rPr>
      </w:pPr>
    </w:p>
    <w:p w14:paraId="47A90A4E" w14:textId="77777777" w:rsidR="009962AE" w:rsidRPr="001D6C26" w:rsidRDefault="009962AE">
      <w:pPr>
        <w:rPr>
          <w:sz w:val="24"/>
          <w:szCs w:val="24"/>
          <w:lang w:val="el-GR"/>
        </w:rPr>
      </w:pPr>
    </w:p>
    <w:p w14:paraId="3AFD334B" w14:textId="77777777" w:rsidR="009962AE" w:rsidRPr="001D6C26" w:rsidRDefault="009962AE">
      <w:pPr>
        <w:rPr>
          <w:sz w:val="24"/>
          <w:szCs w:val="24"/>
          <w:lang w:val="el-GR"/>
        </w:rPr>
      </w:pPr>
    </w:p>
    <w:p w14:paraId="1EA59FBC" w14:textId="77777777" w:rsidR="009962AE" w:rsidRPr="001D6C26" w:rsidRDefault="009962AE">
      <w:pPr>
        <w:rPr>
          <w:sz w:val="24"/>
          <w:szCs w:val="24"/>
          <w:lang w:val="el-GR"/>
        </w:rPr>
      </w:pPr>
    </w:p>
    <w:p w14:paraId="52EDC0D1" w14:textId="77777777" w:rsidR="009962AE" w:rsidRPr="001D6C26" w:rsidRDefault="009962AE">
      <w:pPr>
        <w:rPr>
          <w:sz w:val="24"/>
          <w:szCs w:val="24"/>
          <w:lang w:val="el-GR"/>
        </w:rPr>
      </w:pPr>
    </w:p>
    <w:p w14:paraId="060B03BF" w14:textId="77777777" w:rsidR="009962AE" w:rsidRPr="001D6C26" w:rsidRDefault="009962AE">
      <w:pPr>
        <w:rPr>
          <w:sz w:val="24"/>
          <w:szCs w:val="24"/>
          <w:lang w:val="el-GR"/>
        </w:rPr>
      </w:pPr>
    </w:p>
    <w:p w14:paraId="6F9B667D" w14:textId="77777777" w:rsidR="009962AE" w:rsidRPr="001D6C26" w:rsidRDefault="009962AE">
      <w:pPr>
        <w:rPr>
          <w:sz w:val="24"/>
          <w:szCs w:val="24"/>
          <w:lang w:val="el-GR"/>
        </w:rPr>
      </w:pPr>
    </w:p>
    <w:p w14:paraId="37B7BAC7" w14:textId="77777777" w:rsidR="009962AE" w:rsidRPr="001D6C26" w:rsidRDefault="009962AE">
      <w:pPr>
        <w:rPr>
          <w:sz w:val="24"/>
          <w:szCs w:val="24"/>
          <w:lang w:val="el-GR"/>
        </w:rPr>
      </w:pPr>
    </w:p>
    <w:p w14:paraId="1E853764" w14:textId="77777777" w:rsidR="009962AE" w:rsidRPr="001D6C26" w:rsidRDefault="009962AE">
      <w:pPr>
        <w:rPr>
          <w:sz w:val="24"/>
          <w:szCs w:val="24"/>
          <w:lang w:val="el-GR"/>
        </w:rPr>
      </w:pPr>
    </w:p>
    <w:p w14:paraId="77AABBA9" w14:textId="77777777" w:rsidR="009962AE" w:rsidRPr="001D6C26" w:rsidRDefault="009962AE">
      <w:pPr>
        <w:rPr>
          <w:sz w:val="24"/>
          <w:szCs w:val="24"/>
          <w:lang w:val="el-GR"/>
        </w:rPr>
      </w:pPr>
    </w:p>
    <w:p w14:paraId="6BEE3568" w14:textId="77777777" w:rsidR="009962AE" w:rsidRPr="001D6C26" w:rsidRDefault="009962AE">
      <w:pPr>
        <w:rPr>
          <w:sz w:val="24"/>
          <w:szCs w:val="24"/>
          <w:lang w:val="el-GR"/>
        </w:rPr>
      </w:pPr>
    </w:p>
    <w:p w14:paraId="2C83D017" w14:textId="77777777" w:rsidR="009962AE" w:rsidRPr="001D6C26" w:rsidRDefault="009962AE">
      <w:pPr>
        <w:rPr>
          <w:sz w:val="24"/>
          <w:szCs w:val="24"/>
          <w:lang w:val="el-GR"/>
        </w:rPr>
      </w:pPr>
    </w:p>
    <w:p w14:paraId="57D2DF31" w14:textId="77777777" w:rsidR="009962AE" w:rsidRPr="001D6C26" w:rsidRDefault="009962AE">
      <w:pPr>
        <w:rPr>
          <w:sz w:val="24"/>
          <w:szCs w:val="24"/>
          <w:lang w:val="el-GR"/>
        </w:rPr>
      </w:pPr>
    </w:p>
    <w:p w14:paraId="4FC936AA" w14:textId="77777777" w:rsidR="009962AE" w:rsidRPr="001D6C26" w:rsidRDefault="009962AE">
      <w:pPr>
        <w:rPr>
          <w:sz w:val="24"/>
          <w:szCs w:val="24"/>
          <w:lang w:val="el-GR"/>
        </w:rPr>
      </w:pPr>
    </w:p>
    <w:p w14:paraId="7542E5C1" w14:textId="77777777" w:rsidR="009962AE" w:rsidRDefault="009962AE">
      <w:pPr>
        <w:rPr>
          <w:sz w:val="24"/>
          <w:szCs w:val="24"/>
          <w:lang w:val="el-GR"/>
        </w:rPr>
      </w:pPr>
    </w:p>
    <w:p w14:paraId="227520B1" w14:textId="77777777" w:rsidR="001D6C26" w:rsidRDefault="001D6C26">
      <w:pPr>
        <w:rPr>
          <w:sz w:val="24"/>
          <w:szCs w:val="24"/>
          <w:lang w:val="el-GR"/>
        </w:rPr>
      </w:pPr>
    </w:p>
    <w:p w14:paraId="0273D848" w14:textId="77777777" w:rsidR="001D6C26" w:rsidRDefault="001D6C26">
      <w:pPr>
        <w:rPr>
          <w:sz w:val="24"/>
          <w:szCs w:val="24"/>
          <w:lang w:val="el-GR"/>
        </w:rPr>
      </w:pPr>
    </w:p>
    <w:p w14:paraId="313CFB8D" w14:textId="77777777" w:rsidR="001D6C26" w:rsidRDefault="001D6C26">
      <w:pPr>
        <w:rPr>
          <w:sz w:val="24"/>
          <w:szCs w:val="24"/>
          <w:lang w:val="el-GR"/>
        </w:rPr>
      </w:pPr>
    </w:p>
    <w:p w14:paraId="0B8B2F50" w14:textId="77777777" w:rsidR="001D6C26" w:rsidRPr="001D6C26" w:rsidRDefault="001D6C26">
      <w:pPr>
        <w:rPr>
          <w:sz w:val="24"/>
          <w:szCs w:val="24"/>
          <w:lang w:val="el-GR"/>
        </w:rPr>
      </w:pPr>
    </w:p>
    <w:p w14:paraId="75A2C76E" w14:textId="77777777" w:rsidR="009962AE" w:rsidRPr="001D6C26" w:rsidRDefault="009962AE">
      <w:pPr>
        <w:rPr>
          <w:sz w:val="24"/>
          <w:szCs w:val="24"/>
          <w:lang w:val="el-GR"/>
        </w:rPr>
      </w:pPr>
    </w:p>
    <w:p w14:paraId="00C9D015" w14:textId="77777777"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15" w:name="_35nkun2" w:colFirst="0" w:colLast="0"/>
      <w:bookmarkEnd w:id="15"/>
      <w:r>
        <w:rPr>
          <w:rFonts w:ascii="Calibri" w:eastAsia="Calibri" w:hAnsi="Calibri" w:cs="Calibri"/>
          <w:b/>
          <w:sz w:val="28"/>
          <w:szCs w:val="28"/>
        </w:rPr>
        <w:lastRenderedPageBreak/>
        <w:t>Architecture</w:t>
      </w:r>
    </w:p>
    <w:p w14:paraId="594078B0" w14:textId="77777777" w:rsidR="009962AE" w:rsidRDefault="001D6C26">
      <w:pPr>
        <w:pStyle w:val="Heading2"/>
        <w:keepNext w:val="0"/>
        <w:keepLines w:val="0"/>
        <w:numPr>
          <w:ilvl w:val="1"/>
          <w:numId w:val="1"/>
        </w:numPr>
        <w:spacing w:before="0" w:after="200"/>
        <w:rPr>
          <w:rFonts w:ascii="Calibri" w:eastAsia="Calibri" w:hAnsi="Calibri" w:cs="Calibri"/>
          <w:b/>
        </w:rPr>
      </w:pPr>
      <w:bookmarkStart w:id="16" w:name="_1ksv4uv" w:colFirst="0" w:colLast="0"/>
      <w:bookmarkEnd w:id="16"/>
      <w:r>
        <w:rPr>
          <w:rFonts w:ascii="Calibri" w:eastAsia="Calibri" w:hAnsi="Calibri" w:cs="Calibri"/>
          <w:b/>
          <w:sz w:val="24"/>
          <w:szCs w:val="24"/>
        </w:rPr>
        <w:t>Major Design Decisions</w:t>
      </w:r>
    </w:p>
    <w:p w14:paraId="1962E796"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Δεν χρησιμοποιήσαμε κάποιο από τα αρχιτεκτονικά </w:t>
      </w:r>
      <w:r>
        <w:rPr>
          <w:rFonts w:ascii="Calibri" w:eastAsia="Calibri" w:hAnsi="Calibri" w:cs="Calibri"/>
          <w:sz w:val="24"/>
          <w:szCs w:val="24"/>
        </w:rPr>
        <w:t>patterns</w:t>
      </w:r>
      <w:r w:rsidRPr="001D6C26">
        <w:rPr>
          <w:rFonts w:ascii="Calibri" w:eastAsia="Calibri" w:hAnsi="Calibri" w:cs="Calibri"/>
          <w:sz w:val="24"/>
          <w:szCs w:val="24"/>
          <w:lang w:val="el-GR"/>
        </w:rPr>
        <w:t xml:space="preserve"> για τον σχεδιασμό. Το μοτίβο πελάτη-εξυπηρετητή (ή </w:t>
      </w:r>
      <w:r>
        <w:rPr>
          <w:rFonts w:ascii="Calibri" w:eastAsia="Calibri" w:hAnsi="Calibri" w:cs="Calibri"/>
          <w:sz w:val="24"/>
          <w:szCs w:val="24"/>
        </w:rPr>
        <w:t>client</w:t>
      </w:r>
      <w:r w:rsidRPr="001D6C26">
        <w:rPr>
          <w:rFonts w:ascii="Calibri" w:eastAsia="Calibri" w:hAnsi="Calibri" w:cs="Calibri"/>
          <w:sz w:val="24"/>
          <w:szCs w:val="24"/>
          <w:lang w:val="el-GR"/>
        </w:rPr>
        <w:t>-</w:t>
      </w:r>
      <w:r>
        <w:rPr>
          <w:rFonts w:ascii="Calibri" w:eastAsia="Calibri" w:hAnsi="Calibri" w:cs="Calibri"/>
          <w:sz w:val="24"/>
          <w:szCs w:val="24"/>
        </w:rPr>
        <w:t>server</w:t>
      </w:r>
      <w:r w:rsidRPr="001D6C26">
        <w:rPr>
          <w:rFonts w:ascii="Calibri" w:eastAsia="Calibri" w:hAnsi="Calibri" w:cs="Calibri"/>
          <w:sz w:val="24"/>
          <w:szCs w:val="24"/>
          <w:lang w:val="el-GR"/>
        </w:rPr>
        <w:t>) δεν είναι κατάλληλο διότι υπάρχει μόνο ένας πελάτης και ένας εξυπηρετητής στο σύστημα μας</w:t>
      </w:r>
      <w:commentRangeStart w:id="17"/>
      <w:r w:rsidRPr="001D6C26">
        <w:rPr>
          <w:rFonts w:ascii="Calibri" w:eastAsia="Calibri" w:hAnsi="Calibri" w:cs="Calibri"/>
          <w:sz w:val="24"/>
          <w:szCs w:val="24"/>
          <w:lang w:val="el-GR"/>
        </w:rPr>
        <w:t xml:space="preserve">. Η αρχιτεκτονική επιπέδων είναι επίσης ακατάλληλη αφού το σύστημα είναι μικρό και θα εγκατασταθεί μόνο σε τοπικούς ηλεκτρονικούς υπολογιστές της εταιρείας και δεν υπάρχουν όλα τα απαιτούμενα  επίπεδα της συγκεκριμένης αρχιτεκτονικής. </w:t>
      </w:r>
      <w:commentRangeEnd w:id="17"/>
      <w:r w:rsidR="00AB2253">
        <w:rPr>
          <w:rStyle w:val="CommentReference"/>
        </w:rPr>
        <w:commentReference w:id="17"/>
      </w:r>
      <w:r w:rsidRPr="001D6C26">
        <w:rPr>
          <w:rFonts w:ascii="Calibri" w:eastAsia="Calibri" w:hAnsi="Calibri" w:cs="Calibri"/>
          <w:sz w:val="24"/>
          <w:szCs w:val="24"/>
          <w:lang w:val="el-GR"/>
        </w:rPr>
        <w:t xml:space="preserve">Αφού είναι εγκατεστημένο σε τοπικούς υπολογιστές και δεν υπάρχουν υποσυστήματα τότε ούτε και το μοτίβο αποθετηρίου μπορεί να χρησιμοποιηθεί. Η αρχιτεκτονική </w:t>
      </w:r>
      <w:r>
        <w:rPr>
          <w:rFonts w:ascii="Calibri" w:eastAsia="Calibri" w:hAnsi="Calibri" w:cs="Calibri"/>
          <w:sz w:val="24"/>
          <w:szCs w:val="24"/>
        </w:rPr>
        <w:t>MVC</w:t>
      </w:r>
      <w:r w:rsidRPr="001D6C26">
        <w:rPr>
          <w:rFonts w:ascii="Calibri" w:eastAsia="Calibri" w:hAnsi="Calibri" w:cs="Calibri"/>
          <w:sz w:val="24"/>
          <w:szCs w:val="24"/>
          <w:lang w:val="el-GR"/>
        </w:rPr>
        <w:t xml:space="preserve"> είναι επίσης ακατάλληλη αφού αναφέρεται κυρίως σε διαδικτυακές εφαρμογές το οποίο δεν συνάδει με το λογισμικό μας.</w:t>
      </w:r>
    </w:p>
    <w:p w14:paraId="025B16CD" w14:textId="77777777" w:rsidR="009962AE" w:rsidRPr="001D6C26" w:rsidRDefault="009962AE">
      <w:pPr>
        <w:spacing w:after="120" w:line="240" w:lineRule="auto"/>
        <w:rPr>
          <w:rFonts w:ascii="Calibri" w:eastAsia="Calibri" w:hAnsi="Calibri" w:cs="Calibri"/>
          <w:i/>
          <w:color w:val="76923C"/>
          <w:lang w:val="el-GR"/>
        </w:rPr>
      </w:pPr>
    </w:p>
    <w:p w14:paraId="7B865783" w14:textId="77777777" w:rsidR="009962AE" w:rsidRDefault="001D6C26">
      <w:pPr>
        <w:pStyle w:val="Heading2"/>
        <w:keepNext w:val="0"/>
        <w:keepLines w:val="0"/>
        <w:numPr>
          <w:ilvl w:val="1"/>
          <w:numId w:val="1"/>
        </w:numPr>
        <w:spacing w:before="240" w:after="200"/>
        <w:rPr>
          <w:rFonts w:ascii="Calibri" w:eastAsia="Calibri" w:hAnsi="Calibri" w:cs="Calibri"/>
          <w:b/>
        </w:rPr>
      </w:pPr>
      <w:bookmarkStart w:id="18" w:name="_44sinio" w:colFirst="0" w:colLast="0"/>
      <w:bookmarkEnd w:id="18"/>
      <w:r>
        <w:rPr>
          <w:rFonts w:ascii="Calibri" w:eastAsia="Calibri" w:hAnsi="Calibri" w:cs="Calibri"/>
          <w:b/>
          <w:sz w:val="24"/>
          <w:szCs w:val="24"/>
        </w:rPr>
        <w:t>Architectural diagrams</w:t>
      </w:r>
    </w:p>
    <w:p w14:paraId="6BD840C3" w14:textId="77777777" w:rsidR="009962AE" w:rsidRPr="00AB2253" w:rsidRDefault="001D6C26">
      <w:pPr>
        <w:spacing w:after="120" w:line="240" w:lineRule="auto"/>
        <w:rPr>
          <w:rFonts w:ascii="Calibri" w:eastAsia="Calibri" w:hAnsi="Calibri" w:cs="Calibri"/>
          <w:sz w:val="24"/>
          <w:szCs w:val="24"/>
          <w:lang w:val="el-GR"/>
          <w:rPrChange w:id="19" w:author="Georgia Kapitsaki" w:date="2019-11-19T12:36:00Z">
            <w:rPr>
              <w:rFonts w:ascii="Calibri" w:eastAsia="Calibri" w:hAnsi="Calibri" w:cs="Calibri"/>
              <w:sz w:val="24"/>
              <w:szCs w:val="24"/>
            </w:rPr>
          </w:rPrChange>
        </w:rPr>
      </w:pPr>
      <w:commentRangeStart w:id="20"/>
      <w:r w:rsidRPr="001D6C26">
        <w:rPr>
          <w:rFonts w:ascii="Calibri" w:eastAsia="Calibri" w:hAnsi="Calibri" w:cs="Calibri"/>
          <w:sz w:val="24"/>
          <w:szCs w:val="24"/>
          <w:lang w:val="el-GR"/>
        </w:rPr>
        <w:t xml:space="preserve">Επειδή δεν ακολουθούμε κάποιο συγκεκριμένο μοτίβο δεν υπάρχει κάποιο συγκεκριμένο σχεδιάγραμμα για το λογισμικό </w:t>
      </w:r>
      <w:commentRangeEnd w:id="20"/>
      <w:r w:rsidR="00AB2253">
        <w:rPr>
          <w:rStyle w:val="CommentReference"/>
        </w:rPr>
        <w:commentReference w:id="20"/>
      </w:r>
      <w:r w:rsidRPr="001D6C26">
        <w:rPr>
          <w:rFonts w:ascii="Calibri" w:eastAsia="Calibri" w:hAnsi="Calibri" w:cs="Calibri"/>
          <w:sz w:val="24"/>
          <w:szCs w:val="24"/>
          <w:lang w:val="el-GR"/>
        </w:rPr>
        <w:t xml:space="preserve">μας πχ </w:t>
      </w:r>
      <w:r>
        <w:rPr>
          <w:rFonts w:ascii="Calibri" w:eastAsia="Calibri" w:hAnsi="Calibri" w:cs="Calibri"/>
          <w:sz w:val="24"/>
          <w:szCs w:val="24"/>
        </w:rPr>
        <w:t>client</w:t>
      </w:r>
      <w:r w:rsidRPr="001D6C26">
        <w:rPr>
          <w:rFonts w:ascii="Calibri" w:eastAsia="Calibri" w:hAnsi="Calibri" w:cs="Calibri"/>
          <w:sz w:val="24"/>
          <w:szCs w:val="24"/>
          <w:lang w:val="el-GR"/>
        </w:rPr>
        <w:t>-</w:t>
      </w:r>
      <w:r>
        <w:rPr>
          <w:rFonts w:ascii="Calibri" w:eastAsia="Calibri" w:hAnsi="Calibri" w:cs="Calibri"/>
          <w:sz w:val="24"/>
          <w:szCs w:val="24"/>
        </w:rPr>
        <w:t>server</w:t>
      </w:r>
      <w:r w:rsidRPr="001D6C26">
        <w:rPr>
          <w:rFonts w:ascii="Calibri" w:eastAsia="Calibri" w:hAnsi="Calibri" w:cs="Calibri"/>
          <w:sz w:val="24"/>
          <w:szCs w:val="24"/>
          <w:lang w:val="el-GR"/>
        </w:rPr>
        <w:t xml:space="preserve">. </w:t>
      </w:r>
      <w:r w:rsidRPr="00AB2253">
        <w:rPr>
          <w:rFonts w:ascii="Calibri" w:eastAsia="Calibri" w:hAnsi="Calibri" w:cs="Calibri"/>
          <w:sz w:val="24"/>
          <w:szCs w:val="24"/>
          <w:lang w:val="el-GR"/>
          <w:rPrChange w:id="21" w:author="Georgia Kapitsaki" w:date="2019-11-19T12:36:00Z">
            <w:rPr>
              <w:rFonts w:ascii="Calibri" w:eastAsia="Calibri" w:hAnsi="Calibri" w:cs="Calibri"/>
              <w:sz w:val="24"/>
              <w:szCs w:val="24"/>
            </w:rPr>
          </w:rPrChange>
        </w:rPr>
        <w:t xml:space="preserve">Μπορούμε να το περιγράψουμε τυπικά με το ακόλουθο διάγραμμα </w:t>
      </w:r>
      <w:bookmarkStart w:id="22" w:name="_GoBack"/>
      <w:bookmarkEnd w:id="22"/>
    </w:p>
    <w:p w14:paraId="623979A4" w14:textId="77777777" w:rsidR="009962AE" w:rsidRPr="00AB2253" w:rsidRDefault="001D6C26">
      <w:pPr>
        <w:spacing w:after="120" w:line="240" w:lineRule="auto"/>
        <w:rPr>
          <w:rFonts w:ascii="Calibri" w:eastAsia="Calibri" w:hAnsi="Calibri" w:cs="Calibri"/>
          <w:i/>
          <w:color w:val="76923C"/>
          <w:lang w:val="el-GR"/>
          <w:rPrChange w:id="23" w:author="Georgia Kapitsaki" w:date="2019-11-19T12:36:00Z">
            <w:rPr>
              <w:rFonts w:ascii="Calibri" w:eastAsia="Calibri" w:hAnsi="Calibri" w:cs="Calibri"/>
              <w:i/>
              <w:color w:val="76923C"/>
            </w:rPr>
          </w:rPrChange>
        </w:rPr>
      </w:pPr>
      <w:commentRangeStart w:id="24"/>
      <w:r>
        <w:rPr>
          <w:noProof/>
          <w:lang w:val="en-US"/>
        </w:rPr>
        <w:drawing>
          <wp:anchor distT="114300" distB="114300" distL="114300" distR="114300" simplePos="0" relativeHeight="251658240" behindDoc="0" locked="0" layoutInCell="1" hidden="0" allowOverlap="1" wp14:anchorId="6F250630" wp14:editId="7A6B5380">
            <wp:simplePos x="0" y="0"/>
            <wp:positionH relativeFrom="column">
              <wp:posOffset>614363</wp:posOffset>
            </wp:positionH>
            <wp:positionV relativeFrom="paragraph">
              <wp:posOffset>314325</wp:posOffset>
            </wp:positionV>
            <wp:extent cx="4638675" cy="2714625"/>
            <wp:effectExtent l="0" t="0" r="0" b="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r="21955"/>
                    <a:stretch>
                      <a:fillRect/>
                    </a:stretch>
                  </pic:blipFill>
                  <pic:spPr>
                    <a:xfrm>
                      <a:off x="0" y="0"/>
                      <a:ext cx="4638675" cy="2714625"/>
                    </a:xfrm>
                    <a:prstGeom prst="rect">
                      <a:avLst/>
                    </a:prstGeom>
                    <a:ln/>
                  </pic:spPr>
                </pic:pic>
              </a:graphicData>
            </a:graphic>
          </wp:anchor>
        </w:drawing>
      </w:r>
      <w:commentRangeEnd w:id="24"/>
      <w:r w:rsidR="00AB2253">
        <w:rPr>
          <w:rStyle w:val="CommentReference"/>
        </w:rPr>
        <w:commentReference w:id="24"/>
      </w:r>
    </w:p>
    <w:p w14:paraId="51FC6BB5" w14:textId="77777777" w:rsidR="009962AE" w:rsidRPr="00AB2253" w:rsidRDefault="001D6C26">
      <w:pPr>
        <w:spacing w:after="120" w:line="240" w:lineRule="auto"/>
        <w:rPr>
          <w:rFonts w:ascii="Calibri" w:eastAsia="Calibri" w:hAnsi="Calibri" w:cs="Calibri"/>
          <w:i/>
          <w:color w:val="76923C"/>
          <w:lang w:val="el-GR"/>
          <w:rPrChange w:id="25" w:author="Georgia Kapitsaki" w:date="2019-11-19T12:36:00Z">
            <w:rPr>
              <w:rFonts w:ascii="Calibri" w:eastAsia="Calibri" w:hAnsi="Calibri" w:cs="Calibri"/>
              <w:i/>
              <w:color w:val="76923C"/>
            </w:rPr>
          </w:rPrChange>
        </w:rPr>
      </w:pPr>
      <w:r w:rsidRPr="00AB2253">
        <w:rPr>
          <w:lang w:val="el-GR"/>
          <w:rPrChange w:id="26" w:author="Georgia Kapitsaki" w:date="2019-11-19T12:36:00Z">
            <w:rPr/>
          </w:rPrChange>
        </w:rPr>
        <w:br w:type="page"/>
      </w:r>
    </w:p>
    <w:p w14:paraId="5BBCE481" w14:textId="77777777"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27" w:name="_2jxsxqh" w:colFirst="0" w:colLast="0"/>
      <w:bookmarkEnd w:id="27"/>
      <w:r>
        <w:rPr>
          <w:rFonts w:ascii="Calibri" w:eastAsia="Calibri" w:hAnsi="Calibri" w:cs="Calibri"/>
          <w:b/>
          <w:sz w:val="28"/>
          <w:szCs w:val="28"/>
        </w:rPr>
        <w:lastRenderedPageBreak/>
        <w:t>Analytical Class Diagrams</w:t>
      </w:r>
    </w:p>
    <w:p w14:paraId="78971C53" w14:textId="77777777" w:rsidR="009962AE" w:rsidRDefault="001D6C26">
      <w:pPr>
        <w:spacing w:after="120" w:line="240" w:lineRule="auto"/>
        <w:rPr>
          <w:rFonts w:ascii="Calibri" w:eastAsia="Calibri" w:hAnsi="Calibri" w:cs="Calibri"/>
          <w:i/>
          <w:color w:val="76923C"/>
        </w:rPr>
      </w:pPr>
      <w:r>
        <w:rPr>
          <w:noProof/>
          <w:lang w:val="en-US"/>
        </w:rPr>
        <w:drawing>
          <wp:anchor distT="114300" distB="114300" distL="114300" distR="114300" simplePos="0" relativeHeight="251659264" behindDoc="0" locked="0" layoutInCell="1" hidden="0" allowOverlap="1" wp14:anchorId="67350094" wp14:editId="77642D11">
            <wp:simplePos x="0" y="0"/>
            <wp:positionH relativeFrom="column">
              <wp:posOffset>-514349</wp:posOffset>
            </wp:positionH>
            <wp:positionV relativeFrom="paragraph">
              <wp:posOffset>280988</wp:posOffset>
            </wp:positionV>
            <wp:extent cx="6896100" cy="2262188"/>
            <wp:effectExtent l="0" t="0" r="0" b="0"/>
            <wp:wrapSquare wrapText="bothSides" distT="114300" distB="114300" distL="114300" distR="1143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896100" cy="2262188"/>
                    </a:xfrm>
                    <a:prstGeom prst="rect">
                      <a:avLst/>
                    </a:prstGeom>
                    <a:ln/>
                  </pic:spPr>
                </pic:pic>
              </a:graphicData>
            </a:graphic>
          </wp:anchor>
        </w:drawing>
      </w:r>
    </w:p>
    <w:p w14:paraId="582698D5" w14:textId="77777777" w:rsidR="009962AE" w:rsidRDefault="009962AE">
      <w:pPr>
        <w:spacing w:after="120" w:line="240" w:lineRule="auto"/>
        <w:rPr>
          <w:rFonts w:ascii="Calibri" w:eastAsia="Calibri" w:hAnsi="Calibri" w:cs="Calibri"/>
          <w:i/>
          <w:color w:val="76923C"/>
        </w:rPr>
      </w:pPr>
    </w:p>
    <w:p w14:paraId="5BC206CF" w14:textId="77777777" w:rsidR="009962AE" w:rsidRPr="001D6C26" w:rsidRDefault="001D6C26">
      <w:pPr>
        <w:spacing w:after="120" w:line="240" w:lineRule="auto"/>
        <w:rPr>
          <w:rFonts w:ascii="Calibri" w:eastAsia="Calibri" w:hAnsi="Calibri" w:cs="Calibri"/>
          <w:sz w:val="24"/>
          <w:szCs w:val="24"/>
          <w:lang w:val="el-GR"/>
        </w:rPr>
      </w:pPr>
      <w:proofErr w:type="gramStart"/>
      <w:r>
        <w:rPr>
          <w:rFonts w:ascii="Calibri" w:eastAsia="Calibri" w:hAnsi="Calibri" w:cs="Calibri"/>
          <w:sz w:val="24"/>
          <w:szCs w:val="24"/>
          <w:u w:val="single"/>
        </w:rPr>
        <w:t>User</w:t>
      </w:r>
      <w:r w:rsidRPr="001D6C26">
        <w:rPr>
          <w:rFonts w:ascii="Calibri" w:eastAsia="Calibri" w:hAnsi="Calibri" w:cs="Calibri"/>
          <w:sz w:val="24"/>
          <w:szCs w:val="24"/>
          <w:u w:val="single"/>
          <w:lang w:val="el-GR"/>
        </w:rPr>
        <w:t xml:space="preserve"> :</w:t>
      </w:r>
      <w:proofErr w:type="gramEnd"/>
      <w:r w:rsidRPr="001D6C26">
        <w:rPr>
          <w:rFonts w:ascii="Calibri" w:eastAsia="Calibri" w:hAnsi="Calibri" w:cs="Calibri"/>
          <w:sz w:val="24"/>
          <w:szCs w:val="24"/>
          <w:lang w:val="el-GR"/>
        </w:rPr>
        <w:t xml:space="preserve"> Η κλάση αυτή είναι ένα αντικείμενο που  διαχειρίζεται τους χρήστες (υπαλλήλους) , της εταιρείας.  Οι συναρτήσεις που υπάρχουν είναι για την δημιουργία ,επεξεργασία στοιχείων και διαγραφή (απόλυση) του χρήστη.</w:t>
      </w:r>
    </w:p>
    <w:p w14:paraId="3D8C0E76"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αναφέρεται στο </w:t>
      </w:r>
      <w:r>
        <w:rPr>
          <w:rFonts w:ascii="Calibri" w:eastAsia="Calibri" w:hAnsi="Calibri" w:cs="Calibri"/>
          <w:sz w:val="24"/>
          <w:szCs w:val="24"/>
        </w:rPr>
        <w:t>username</w:t>
      </w:r>
      <w:r w:rsidRPr="001D6C26">
        <w:rPr>
          <w:rFonts w:ascii="Calibri" w:eastAsia="Calibri" w:hAnsi="Calibri" w:cs="Calibri"/>
          <w:sz w:val="24"/>
          <w:szCs w:val="24"/>
          <w:lang w:val="el-GR"/>
        </w:rPr>
        <w:t xml:space="preserve"> του χρήστη που υπάρχει στο </w:t>
      </w:r>
      <w:r>
        <w:rPr>
          <w:rFonts w:ascii="Calibri" w:eastAsia="Calibri" w:hAnsi="Calibri" w:cs="Calibri"/>
          <w:sz w:val="24"/>
          <w:szCs w:val="24"/>
        </w:rPr>
        <w:t>Authentication</w:t>
      </w:r>
      <w:r w:rsidRPr="001D6C26">
        <w:rPr>
          <w:rFonts w:ascii="Calibri" w:eastAsia="Calibri" w:hAnsi="Calibri" w:cs="Calibri"/>
          <w:sz w:val="24"/>
          <w:szCs w:val="24"/>
          <w:lang w:val="el-GR"/>
        </w:rPr>
        <w:t>.</w:t>
      </w:r>
    </w:p>
    <w:p w14:paraId="4113A7D9"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14:paraId="2A1B07A6" w14:textId="77777777" w:rsidR="009962AE" w:rsidRPr="001D6C26" w:rsidRDefault="001D6C26">
      <w:pPr>
        <w:spacing w:after="120" w:line="240" w:lineRule="auto"/>
        <w:rPr>
          <w:rFonts w:ascii="Calibri" w:eastAsia="Calibri" w:hAnsi="Calibri" w:cs="Calibri"/>
          <w:sz w:val="24"/>
          <w:szCs w:val="24"/>
          <w:u w:val="single"/>
          <w:lang w:val="el-GR"/>
        </w:rPr>
      </w:pPr>
      <w:r>
        <w:rPr>
          <w:noProof/>
          <w:lang w:val="en-US"/>
        </w:rPr>
        <w:drawing>
          <wp:anchor distT="114300" distB="114300" distL="114300" distR="114300" simplePos="0" relativeHeight="251660288" behindDoc="0" locked="0" layoutInCell="1" hidden="0" allowOverlap="1" wp14:anchorId="5921D651" wp14:editId="0227C60F">
            <wp:simplePos x="0" y="0"/>
            <wp:positionH relativeFrom="column">
              <wp:posOffset>-304799</wp:posOffset>
            </wp:positionH>
            <wp:positionV relativeFrom="paragraph">
              <wp:posOffset>152400</wp:posOffset>
            </wp:positionV>
            <wp:extent cx="6553200" cy="1352550"/>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b="24867"/>
                    <a:stretch>
                      <a:fillRect/>
                    </a:stretch>
                  </pic:blipFill>
                  <pic:spPr>
                    <a:xfrm>
                      <a:off x="0" y="0"/>
                      <a:ext cx="6553200" cy="1352550"/>
                    </a:xfrm>
                    <a:prstGeom prst="rect">
                      <a:avLst/>
                    </a:prstGeom>
                    <a:ln/>
                  </pic:spPr>
                </pic:pic>
              </a:graphicData>
            </a:graphic>
          </wp:anchor>
        </w:drawing>
      </w:r>
    </w:p>
    <w:p w14:paraId="6A0140A5" w14:textId="77777777"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Authentication</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Η κλάση αυτή έχει τα </w:t>
      </w:r>
      <w:proofErr w:type="gramStart"/>
      <w:r w:rsidRPr="001D6C26">
        <w:rPr>
          <w:rFonts w:ascii="Calibri" w:eastAsia="Calibri" w:hAnsi="Calibri" w:cs="Calibri"/>
          <w:sz w:val="24"/>
          <w:szCs w:val="24"/>
          <w:lang w:val="el-GR"/>
        </w:rPr>
        <w:t>ονόματα ,</w:t>
      </w:r>
      <w:proofErr w:type="gramEnd"/>
      <w:r w:rsidRPr="001D6C26">
        <w:rPr>
          <w:rFonts w:ascii="Calibri" w:eastAsia="Calibri" w:hAnsi="Calibri" w:cs="Calibri"/>
          <w:sz w:val="24"/>
          <w:szCs w:val="24"/>
          <w:lang w:val="el-GR"/>
        </w:rPr>
        <w:t xml:space="preserve"> κωδικούς των χρηστών και ελέγχει αν ο χρήστης εισήγαγε σωστά τον κωδικό. Επίσης θα υπάρχει κάποια μορφή κρυπτογράφησης  των κωδικών η οποία είναι μέρος της συνάρτησης </w:t>
      </w:r>
      <w:r>
        <w:rPr>
          <w:rFonts w:ascii="Calibri" w:eastAsia="Calibri" w:hAnsi="Calibri" w:cs="Calibri"/>
          <w:sz w:val="24"/>
          <w:szCs w:val="24"/>
        </w:rPr>
        <w:t>login</w:t>
      </w:r>
      <w:r w:rsidRPr="001D6C26">
        <w:rPr>
          <w:rFonts w:ascii="Calibri" w:eastAsia="Calibri" w:hAnsi="Calibri" w:cs="Calibri"/>
          <w:sz w:val="24"/>
          <w:szCs w:val="24"/>
          <w:lang w:val="el-GR"/>
        </w:rPr>
        <w:t>. Υπάρχει η δυνατότητα δημιουργία νέου ονόματος &amp; κωδικού , αλλαγή κωδικού και διαγραφή ονόματος &amp; κωδικού.</w:t>
      </w:r>
    </w:p>
    <w:p w14:paraId="4D19F5DF"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Η κλάση αυτή δεν αναφέρεται σε κάποιο πεδίο άλλης κλάσης. Είναι αυτόνομη.</w:t>
      </w:r>
    </w:p>
    <w:p w14:paraId="77FA567B"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Τα ονόματα και οι κρυπτογραφημένοι κωδικοί θα είναι στην βάση δεδομένων.</w:t>
      </w:r>
    </w:p>
    <w:p w14:paraId="59D4B128" w14:textId="77777777" w:rsidR="009962AE" w:rsidRPr="001D6C26" w:rsidRDefault="001D6C26">
      <w:pPr>
        <w:spacing w:after="120" w:line="240" w:lineRule="auto"/>
        <w:rPr>
          <w:rFonts w:ascii="Calibri" w:eastAsia="Calibri" w:hAnsi="Calibri" w:cs="Calibri"/>
          <w:sz w:val="24"/>
          <w:szCs w:val="24"/>
          <w:lang w:val="el-GR"/>
        </w:rPr>
      </w:pPr>
      <w:r>
        <w:rPr>
          <w:noProof/>
          <w:lang w:val="en-US"/>
        </w:rPr>
        <w:lastRenderedPageBreak/>
        <w:drawing>
          <wp:anchor distT="114300" distB="114300" distL="114300" distR="114300" simplePos="0" relativeHeight="251661312" behindDoc="0" locked="0" layoutInCell="1" hidden="0" allowOverlap="1" wp14:anchorId="4AE5DEC0" wp14:editId="6F9F5985">
            <wp:simplePos x="0" y="0"/>
            <wp:positionH relativeFrom="column">
              <wp:posOffset>-761999</wp:posOffset>
            </wp:positionH>
            <wp:positionV relativeFrom="paragraph">
              <wp:posOffset>114300</wp:posOffset>
            </wp:positionV>
            <wp:extent cx="7248525" cy="2728913"/>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248525" cy="2728913"/>
                    </a:xfrm>
                    <a:prstGeom prst="rect">
                      <a:avLst/>
                    </a:prstGeom>
                    <a:ln/>
                  </pic:spPr>
                </pic:pic>
              </a:graphicData>
            </a:graphic>
          </wp:anchor>
        </w:drawing>
      </w:r>
    </w:p>
    <w:p w14:paraId="4F9D2AC4" w14:textId="77777777"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Warehouse</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Η κλάση αυτή είναι ένα αντικείμενο </w:t>
      </w:r>
      <w:proofErr w:type="gramStart"/>
      <w:r w:rsidRPr="001D6C26">
        <w:rPr>
          <w:rFonts w:ascii="Calibri" w:eastAsia="Calibri" w:hAnsi="Calibri" w:cs="Calibri"/>
          <w:sz w:val="24"/>
          <w:szCs w:val="24"/>
          <w:lang w:val="el-GR"/>
        </w:rPr>
        <w:t>που  διαχειρίζεται</w:t>
      </w:r>
      <w:proofErr w:type="gramEnd"/>
      <w:r w:rsidRPr="001D6C26">
        <w:rPr>
          <w:rFonts w:ascii="Calibri" w:eastAsia="Calibri" w:hAnsi="Calibri" w:cs="Calibri"/>
          <w:sz w:val="24"/>
          <w:szCs w:val="24"/>
          <w:lang w:val="el-GR"/>
        </w:rPr>
        <w:t xml:space="preserve"> την αποθήκη και τα αντικείμενά της. Οι συναρτήσεις αφορούν την δημιουργία , επεξεργασία πεδίων, εύρεση και εξαγωγή (όχι διαγραφή) των προϊόντων/παλέτας.</w:t>
      </w:r>
    </w:p>
    <w:p w14:paraId="5B7E75DF"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Η κλάση αυτή δεν αναφέρεται σε κάποιο πεδίο άλλης κλάσης.</w:t>
      </w:r>
    </w:p>
    <w:p w14:paraId="1D7CCF98" w14:textId="77777777" w:rsidR="009962AE" w:rsidRPr="001D6C26" w:rsidRDefault="001D6C26">
      <w:pPr>
        <w:spacing w:after="120" w:line="240" w:lineRule="auto"/>
        <w:rPr>
          <w:rFonts w:ascii="Calibri" w:eastAsia="Calibri" w:hAnsi="Calibri" w:cs="Calibri"/>
          <w:i/>
          <w:color w:val="76923C"/>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14:paraId="5834BD0E" w14:textId="77777777"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Transaction</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Η κλάση αυτή είναι ένα αντικείμενο που διαχειρίζεται τις συναλλαγές των πελατών.  Υπάρχουν συναρτήσεις για την δημιουργία , επεξεργασία , προβολή και διαγραφή κάποιας συναλλαγής.</w:t>
      </w:r>
      <w:r>
        <w:rPr>
          <w:noProof/>
          <w:lang w:val="en-US"/>
        </w:rPr>
        <w:drawing>
          <wp:anchor distT="114300" distB="114300" distL="114300" distR="114300" simplePos="0" relativeHeight="251662336" behindDoc="0" locked="0" layoutInCell="1" hidden="0" allowOverlap="1" wp14:anchorId="4F3A3821" wp14:editId="07882AB9">
            <wp:simplePos x="0" y="0"/>
            <wp:positionH relativeFrom="column">
              <wp:posOffset>-561974</wp:posOffset>
            </wp:positionH>
            <wp:positionV relativeFrom="paragraph">
              <wp:posOffset>185738</wp:posOffset>
            </wp:positionV>
            <wp:extent cx="6972300" cy="1862138"/>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972300" cy="1862138"/>
                    </a:xfrm>
                    <a:prstGeom prst="rect">
                      <a:avLst/>
                    </a:prstGeom>
                    <a:ln/>
                  </pic:spPr>
                </pic:pic>
              </a:graphicData>
            </a:graphic>
          </wp:anchor>
        </w:drawing>
      </w:r>
    </w:p>
    <w:p w14:paraId="7A459CD2"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χρησιμοποιεί το πεδίο </w:t>
      </w:r>
      <w:r>
        <w:rPr>
          <w:rFonts w:ascii="Calibri" w:eastAsia="Calibri" w:hAnsi="Calibri" w:cs="Calibri"/>
          <w:sz w:val="24"/>
          <w:szCs w:val="24"/>
        </w:rPr>
        <w:t>Client</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xml:space="preserve"> από του Πελάτες και έχει ένα πίνακα με </w:t>
      </w:r>
      <w:r>
        <w:rPr>
          <w:rFonts w:ascii="Calibri" w:eastAsia="Calibri" w:hAnsi="Calibri" w:cs="Calibri"/>
          <w:sz w:val="24"/>
          <w:szCs w:val="24"/>
        </w:rPr>
        <w:t>Product</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xml:space="preserve"> από το </w:t>
      </w:r>
      <w:r>
        <w:rPr>
          <w:rFonts w:ascii="Calibri" w:eastAsia="Calibri" w:hAnsi="Calibri" w:cs="Calibri"/>
          <w:sz w:val="24"/>
          <w:szCs w:val="24"/>
        </w:rPr>
        <w:t>Warehouse</w:t>
      </w:r>
      <w:r w:rsidRPr="001D6C26">
        <w:rPr>
          <w:rFonts w:ascii="Calibri" w:eastAsia="Calibri" w:hAnsi="Calibri" w:cs="Calibri"/>
          <w:sz w:val="24"/>
          <w:szCs w:val="24"/>
          <w:lang w:val="el-GR"/>
        </w:rPr>
        <w:t>.</w:t>
      </w:r>
    </w:p>
    <w:p w14:paraId="5B9E2337" w14:textId="77777777" w:rsidR="009962AE" w:rsidRPr="001D6C26" w:rsidRDefault="001D6C26">
      <w:pPr>
        <w:spacing w:after="120" w:line="240" w:lineRule="auto"/>
        <w:rPr>
          <w:rFonts w:ascii="Calibri" w:eastAsia="Calibri" w:hAnsi="Calibri" w:cs="Calibri"/>
          <w:i/>
          <w:color w:val="76923C"/>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14:paraId="5CB9E9CB" w14:textId="77777777" w:rsidR="009962AE" w:rsidRPr="001D6C26" w:rsidRDefault="001D6C26">
      <w:pPr>
        <w:spacing w:after="120" w:line="240" w:lineRule="auto"/>
        <w:rPr>
          <w:rFonts w:ascii="Calibri" w:eastAsia="Calibri" w:hAnsi="Calibri" w:cs="Calibri"/>
          <w:i/>
          <w:color w:val="76923C"/>
          <w:lang w:val="el-GR"/>
        </w:rPr>
      </w:pPr>
      <w:r>
        <w:rPr>
          <w:noProof/>
          <w:lang w:val="en-US"/>
        </w:rPr>
        <w:lastRenderedPageBreak/>
        <w:drawing>
          <wp:anchor distT="114300" distB="114300" distL="114300" distR="114300" simplePos="0" relativeHeight="251663360" behindDoc="0" locked="0" layoutInCell="1" hidden="0" allowOverlap="1" wp14:anchorId="0DDBC1CB" wp14:editId="42A64045">
            <wp:simplePos x="0" y="0"/>
            <wp:positionH relativeFrom="column">
              <wp:posOffset>-190499</wp:posOffset>
            </wp:positionH>
            <wp:positionV relativeFrom="paragraph">
              <wp:posOffset>114300</wp:posOffset>
            </wp:positionV>
            <wp:extent cx="6248400" cy="9906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b="32026"/>
                    <a:stretch>
                      <a:fillRect/>
                    </a:stretch>
                  </pic:blipFill>
                  <pic:spPr>
                    <a:xfrm>
                      <a:off x="0" y="0"/>
                      <a:ext cx="6248400" cy="990600"/>
                    </a:xfrm>
                    <a:prstGeom prst="rect">
                      <a:avLst/>
                    </a:prstGeom>
                    <a:ln/>
                  </pic:spPr>
                </pic:pic>
              </a:graphicData>
            </a:graphic>
          </wp:anchor>
        </w:drawing>
      </w:r>
    </w:p>
    <w:p w14:paraId="634AF167" w14:textId="77777777"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Alerts</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Αυτή η κλάση περιέχει τις ειδοποιήσεις του συστήματος. Κάθε μέρα οι συναρτήσεις θα </w:t>
      </w:r>
      <w:proofErr w:type="spellStart"/>
      <w:r w:rsidRPr="001D6C26">
        <w:rPr>
          <w:rFonts w:ascii="Calibri" w:eastAsia="Calibri" w:hAnsi="Calibri" w:cs="Calibri"/>
          <w:sz w:val="24"/>
          <w:szCs w:val="24"/>
          <w:lang w:val="el-GR"/>
        </w:rPr>
        <w:t>τρέχονται</w:t>
      </w:r>
      <w:proofErr w:type="spellEnd"/>
      <w:r w:rsidRPr="001D6C26">
        <w:rPr>
          <w:rFonts w:ascii="Calibri" w:eastAsia="Calibri" w:hAnsi="Calibri" w:cs="Calibri"/>
          <w:sz w:val="24"/>
          <w:szCs w:val="24"/>
          <w:lang w:val="el-GR"/>
        </w:rPr>
        <w:t xml:space="preserve"> και θα ειδοποιούν των χρήστη (</w:t>
      </w:r>
      <w:r>
        <w:rPr>
          <w:rFonts w:ascii="Calibri" w:eastAsia="Calibri" w:hAnsi="Calibri" w:cs="Calibri"/>
          <w:sz w:val="24"/>
          <w:szCs w:val="24"/>
        </w:rPr>
        <w:t>User</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αν χρειάζεται. (πχ αν υπάρχει κάποιο αντικείμενο κοντά(1 βδομάδα) στην ημέρα λήξης.)</w:t>
      </w:r>
    </w:p>
    <w:p w14:paraId="4D1BE265"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Προς το παρόν μόνο αυτές οι δύο συναρτήσεις  ζητήθηκαν.</w:t>
      </w:r>
    </w:p>
    <w:p w14:paraId="41C91EB3"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θα περιέχει διάφορα πεδία των άλλων κλάσεων για να εκτελέσει τις λειτουργίες της. </w:t>
      </w:r>
    </w:p>
    <w:p w14:paraId="5BAB82FB" w14:textId="77777777" w:rsidR="009962AE" w:rsidRPr="001D6C26" w:rsidRDefault="009962AE">
      <w:pPr>
        <w:spacing w:after="120" w:line="240" w:lineRule="auto"/>
        <w:rPr>
          <w:rFonts w:ascii="Calibri" w:eastAsia="Calibri" w:hAnsi="Calibri" w:cs="Calibri"/>
          <w:sz w:val="24"/>
          <w:szCs w:val="24"/>
          <w:lang w:val="el-GR"/>
        </w:rPr>
      </w:pPr>
    </w:p>
    <w:p w14:paraId="5DCCBBBC" w14:textId="77777777" w:rsidR="009962AE" w:rsidRPr="001D6C26" w:rsidRDefault="001D6C26">
      <w:pPr>
        <w:spacing w:after="120" w:line="240" w:lineRule="auto"/>
        <w:rPr>
          <w:rFonts w:ascii="Calibri" w:eastAsia="Calibri" w:hAnsi="Calibri" w:cs="Calibri"/>
          <w:sz w:val="24"/>
          <w:szCs w:val="24"/>
          <w:lang w:val="el-GR"/>
        </w:rPr>
      </w:pPr>
      <w:proofErr w:type="gramStart"/>
      <w:r>
        <w:rPr>
          <w:rFonts w:ascii="Calibri" w:eastAsia="Calibri" w:hAnsi="Calibri" w:cs="Calibri"/>
          <w:sz w:val="24"/>
          <w:szCs w:val="24"/>
          <w:u w:val="single"/>
        </w:rPr>
        <w:t>Client</w:t>
      </w:r>
      <w:r w:rsidRPr="001D6C26">
        <w:rPr>
          <w:rFonts w:ascii="Calibri" w:eastAsia="Calibri" w:hAnsi="Calibri" w:cs="Calibri"/>
          <w:sz w:val="24"/>
          <w:szCs w:val="24"/>
          <w:u w:val="single"/>
          <w:lang w:val="el-GR"/>
        </w:rPr>
        <w:t xml:space="preserve"> :</w:t>
      </w:r>
      <w:proofErr w:type="gramEnd"/>
      <w:r w:rsidRPr="001D6C26">
        <w:rPr>
          <w:rFonts w:ascii="Calibri" w:eastAsia="Calibri" w:hAnsi="Calibri" w:cs="Calibri"/>
          <w:sz w:val="24"/>
          <w:szCs w:val="24"/>
          <w:lang w:val="el-GR"/>
        </w:rPr>
        <w:t xml:space="preserve"> Η κλάση αυτή είναι ένα αντικείμενο που  διαχειρίζεται τους πελάτες , της εταιρείας.  Οι συναρτήσεις που υπάρχουν είναι για την δημιουργία ,επεξεργασία στοιχείων και διαγραφή του πελάτη.</w:t>
      </w:r>
      <w:r>
        <w:rPr>
          <w:noProof/>
          <w:lang w:val="en-US"/>
        </w:rPr>
        <w:drawing>
          <wp:anchor distT="114300" distB="114300" distL="114300" distR="114300" simplePos="0" relativeHeight="251664384" behindDoc="0" locked="0" layoutInCell="1" hidden="0" allowOverlap="1" wp14:anchorId="7EFC6164" wp14:editId="333140BA">
            <wp:simplePos x="0" y="0"/>
            <wp:positionH relativeFrom="column">
              <wp:posOffset>-180974</wp:posOffset>
            </wp:positionH>
            <wp:positionV relativeFrom="paragraph">
              <wp:posOffset>114300</wp:posOffset>
            </wp:positionV>
            <wp:extent cx="6574485" cy="188595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574485" cy="1885950"/>
                    </a:xfrm>
                    <a:prstGeom prst="rect">
                      <a:avLst/>
                    </a:prstGeom>
                    <a:ln/>
                  </pic:spPr>
                </pic:pic>
              </a:graphicData>
            </a:graphic>
          </wp:anchor>
        </w:drawing>
      </w:r>
    </w:p>
    <w:p w14:paraId="124B125C"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Η κλάση αυτή δεν αναφέρεται σε κάποιο πεδίο άλλης κλάσης.</w:t>
      </w:r>
    </w:p>
    <w:p w14:paraId="650C1EF3"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14:paraId="1D0C2DB7" w14:textId="77777777" w:rsidR="009962AE" w:rsidRPr="001D6C26" w:rsidRDefault="009962AE">
      <w:pPr>
        <w:spacing w:after="120" w:line="240" w:lineRule="auto"/>
        <w:rPr>
          <w:rFonts w:ascii="Calibri" w:eastAsia="Calibri" w:hAnsi="Calibri" w:cs="Calibri"/>
          <w:sz w:val="24"/>
          <w:szCs w:val="24"/>
          <w:lang w:val="el-GR"/>
        </w:rPr>
      </w:pPr>
    </w:p>
    <w:p w14:paraId="77428C5C" w14:textId="77777777" w:rsidR="009962AE" w:rsidRPr="001D6C26" w:rsidRDefault="009962AE">
      <w:pPr>
        <w:spacing w:after="120" w:line="240" w:lineRule="auto"/>
        <w:rPr>
          <w:rFonts w:ascii="Calibri" w:eastAsia="Calibri" w:hAnsi="Calibri" w:cs="Calibri"/>
          <w:sz w:val="24"/>
          <w:szCs w:val="24"/>
          <w:lang w:val="el-GR"/>
        </w:rPr>
      </w:pPr>
    </w:p>
    <w:p w14:paraId="4F0F9F2E" w14:textId="77777777" w:rsidR="009962AE" w:rsidRPr="001D6C26" w:rsidRDefault="009962AE">
      <w:pPr>
        <w:spacing w:after="120" w:line="240" w:lineRule="auto"/>
        <w:rPr>
          <w:rFonts w:ascii="Calibri" w:eastAsia="Calibri" w:hAnsi="Calibri" w:cs="Calibri"/>
          <w:sz w:val="24"/>
          <w:szCs w:val="24"/>
          <w:lang w:val="el-GR"/>
        </w:rPr>
      </w:pPr>
    </w:p>
    <w:p w14:paraId="255A87FF" w14:textId="77777777" w:rsidR="009962AE" w:rsidRPr="001D6C26" w:rsidRDefault="009962AE">
      <w:pPr>
        <w:spacing w:after="120" w:line="240" w:lineRule="auto"/>
        <w:rPr>
          <w:rFonts w:ascii="Calibri" w:eastAsia="Calibri" w:hAnsi="Calibri" w:cs="Calibri"/>
          <w:sz w:val="24"/>
          <w:szCs w:val="24"/>
          <w:lang w:val="el-GR"/>
        </w:rPr>
      </w:pPr>
    </w:p>
    <w:p w14:paraId="1D2004C6" w14:textId="77777777" w:rsidR="009962AE" w:rsidRPr="001D6C26" w:rsidRDefault="009962AE">
      <w:pPr>
        <w:spacing w:after="120" w:line="240" w:lineRule="auto"/>
        <w:rPr>
          <w:rFonts w:ascii="Calibri" w:eastAsia="Calibri" w:hAnsi="Calibri" w:cs="Calibri"/>
          <w:sz w:val="24"/>
          <w:szCs w:val="24"/>
          <w:lang w:val="el-GR"/>
        </w:rPr>
      </w:pPr>
    </w:p>
    <w:p w14:paraId="7063F02D" w14:textId="77777777" w:rsidR="009962AE" w:rsidRPr="001D6C26" w:rsidRDefault="009962AE">
      <w:pPr>
        <w:spacing w:after="120" w:line="240" w:lineRule="auto"/>
        <w:rPr>
          <w:rFonts w:ascii="Calibri" w:eastAsia="Calibri" w:hAnsi="Calibri" w:cs="Calibri"/>
          <w:sz w:val="24"/>
          <w:szCs w:val="24"/>
          <w:lang w:val="el-GR"/>
        </w:rPr>
      </w:pPr>
    </w:p>
    <w:p w14:paraId="4501DCCB" w14:textId="77777777"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lastRenderedPageBreak/>
        <w:t>Log</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Είναι ένα αντικείμενο που διαχειρίζεται τα </w:t>
      </w:r>
      <w:r>
        <w:rPr>
          <w:rFonts w:ascii="Calibri" w:eastAsia="Calibri" w:hAnsi="Calibri" w:cs="Calibri"/>
          <w:sz w:val="24"/>
          <w:szCs w:val="24"/>
        </w:rPr>
        <w:t>logs</w:t>
      </w:r>
      <w:r w:rsidRPr="001D6C26">
        <w:rPr>
          <w:rFonts w:ascii="Calibri" w:eastAsia="Calibri" w:hAnsi="Calibri" w:cs="Calibri"/>
          <w:sz w:val="24"/>
          <w:szCs w:val="24"/>
          <w:lang w:val="el-GR"/>
        </w:rPr>
        <w:t>. Υπάρχουν συναρτήσεις για την δημιουργία , προβολή όλων  ή για τις δράσης ενός χρήστη.</w:t>
      </w:r>
      <w:r>
        <w:rPr>
          <w:noProof/>
          <w:lang w:val="en-US"/>
        </w:rPr>
        <w:drawing>
          <wp:anchor distT="114300" distB="114300" distL="114300" distR="114300" simplePos="0" relativeHeight="251665408" behindDoc="0" locked="0" layoutInCell="1" hidden="0" allowOverlap="1" wp14:anchorId="038CDBBE" wp14:editId="4DD6B607">
            <wp:simplePos x="0" y="0"/>
            <wp:positionH relativeFrom="column">
              <wp:posOffset>-185737</wp:posOffset>
            </wp:positionH>
            <wp:positionV relativeFrom="paragraph">
              <wp:posOffset>142875</wp:posOffset>
            </wp:positionV>
            <wp:extent cx="6315075" cy="1881188"/>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6315075" cy="1881188"/>
                    </a:xfrm>
                    <a:prstGeom prst="rect">
                      <a:avLst/>
                    </a:prstGeom>
                    <a:ln/>
                  </pic:spPr>
                </pic:pic>
              </a:graphicData>
            </a:graphic>
          </wp:anchor>
        </w:drawing>
      </w:r>
    </w:p>
    <w:p w14:paraId="738027B1"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14:paraId="167FAA3D" w14:textId="77777777" w:rsidR="009962AE" w:rsidRPr="001D6C26" w:rsidRDefault="009962AE">
      <w:pPr>
        <w:spacing w:after="120" w:line="240" w:lineRule="auto"/>
        <w:rPr>
          <w:rFonts w:ascii="Calibri" w:eastAsia="Calibri" w:hAnsi="Calibri" w:cs="Calibri"/>
          <w:sz w:val="24"/>
          <w:szCs w:val="24"/>
          <w:lang w:val="el-GR"/>
        </w:rPr>
      </w:pPr>
    </w:p>
    <w:p w14:paraId="3AB2A03B" w14:textId="77777777" w:rsidR="009962AE" w:rsidRPr="001D6C26" w:rsidRDefault="009962AE">
      <w:pPr>
        <w:spacing w:after="120" w:line="240" w:lineRule="auto"/>
        <w:rPr>
          <w:rFonts w:ascii="Calibri" w:eastAsia="Calibri" w:hAnsi="Calibri" w:cs="Calibri"/>
          <w:i/>
          <w:color w:val="76923C"/>
          <w:lang w:val="el-GR"/>
        </w:rPr>
      </w:pPr>
    </w:p>
    <w:p w14:paraId="71B9C881" w14:textId="77777777" w:rsidR="009962AE" w:rsidRDefault="001D6C26">
      <w:pPr>
        <w:spacing w:after="120" w:line="240" w:lineRule="auto"/>
        <w:rPr>
          <w:rFonts w:ascii="Calibri" w:eastAsia="Calibri" w:hAnsi="Calibri" w:cs="Calibri"/>
          <w:i/>
          <w:color w:val="76923C"/>
        </w:rPr>
      </w:pPr>
      <w:r>
        <w:rPr>
          <w:rFonts w:ascii="Calibri" w:eastAsia="Calibri" w:hAnsi="Calibri" w:cs="Calibri"/>
          <w:i/>
          <w:noProof/>
          <w:color w:val="76923C"/>
          <w:lang w:val="en-US"/>
        </w:rPr>
        <w:drawing>
          <wp:inline distT="114300" distB="114300" distL="114300" distR="114300" wp14:anchorId="4112189D" wp14:editId="6E47125A">
            <wp:extent cx="5943600" cy="965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965200"/>
                    </a:xfrm>
                    <a:prstGeom prst="rect">
                      <a:avLst/>
                    </a:prstGeom>
                    <a:ln/>
                  </pic:spPr>
                </pic:pic>
              </a:graphicData>
            </a:graphic>
          </wp:inline>
        </w:drawing>
      </w:r>
    </w:p>
    <w:p w14:paraId="7F4DEB3B" w14:textId="77777777" w:rsidR="009962AE" w:rsidRDefault="009962AE">
      <w:pPr>
        <w:spacing w:after="120" w:line="240" w:lineRule="auto"/>
        <w:rPr>
          <w:rFonts w:ascii="Calibri" w:eastAsia="Calibri" w:hAnsi="Calibri" w:cs="Calibri"/>
          <w:i/>
          <w:color w:val="76923C"/>
        </w:rPr>
      </w:pPr>
    </w:p>
    <w:p w14:paraId="6B4625B3" w14:textId="77777777" w:rsidR="009962AE" w:rsidRPr="001D6C26" w:rsidRDefault="001D6C26">
      <w:pPr>
        <w:spacing w:after="120" w:line="240" w:lineRule="auto"/>
        <w:rPr>
          <w:rFonts w:ascii="Calibri" w:eastAsia="Calibri" w:hAnsi="Calibri" w:cs="Calibri"/>
          <w:sz w:val="24"/>
          <w:szCs w:val="24"/>
          <w:lang w:val="el-GR"/>
        </w:rPr>
      </w:pPr>
      <w:commentRangeStart w:id="28"/>
      <w:r>
        <w:rPr>
          <w:rFonts w:ascii="Calibri" w:eastAsia="Calibri" w:hAnsi="Calibri" w:cs="Calibri"/>
          <w:sz w:val="24"/>
          <w:szCs w:val="24"/>
          <w:u w:val="single"/>
        </w:rPr>
        <w:t>Visualization</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w:t>
      </w:r>
      <w:r>
        <w:rPr>
          <w:rFonts w:ascii="Calibri" w:eastAsia="Calibri" w:hAnsi="Calibri" w:cs="Calibri"/>
          <w:sz w:val="24"/>
          <w:szCs w:val="24"/>
        </w:rPr>
        <w:t>A</w:t>
      </w:r>
      <w:proofErr w:type="spellStart"/>
      <w:r w:rsidRPr="001D6C26">
        <w:rPr>
          <w:rFonts w:ascii="Calibri" w:eastAsia="Calibri" w:hAnsi="Calibri" w:cs="Calibri"/>
          <w:sz w:val="24"/>
          <w:szCs w:val="24"/>
          <w:lang w:val="el-GR"/>
        </w:rPr>
        <w:t>υτή</w:t>
      </w:r>
      <w:proofErr w:type="spellEnd"/>
      <w:r w:rsidRPr="001D6C26">
        <w:rPr>
          <w:rFonts w:ascii="Calibri" w:eastAsia="Calibri" w:hAnsi="Calibri" w:cs="Calibri"/>
          <w:sz w:val="24"/>
          <w:szCs w:val="24"/>
          <w:lang w:val="el-GR"/>
        </w:rPr>
        <w:t xml:space="preserve"> η κλάση θα δημιουργεί ένα 2</w:t>
      </w:r>
      <w:r>
        <w:rPr>
          <w:rFonts w:ascii="Calibri" w:eastAsia="Calibri" w:hAnsi="Calibri" w:cs="Calibri"/>
          <w:sz w:val="24"/>
          <w:szCs w:val="24"/>
        </w:rPr>
        <w:t>D</w:t>
      </w:r>
      <w:r w:rsidRPr="001D6C26">
        <w:rPr>
          <w:rFonts w:ascii="Calibri" w:eastAsia="Calibri" w:hAnsi="Calibri" w:cs="Calibri"/>
          <w:sz w:val="24"/>
          <w:szCs w:val="24"/>
          <w:lang w:val="el-GR"/>
        </w:rPr>
        <w:t xml:space="preserve"> χάρτη όπου θα δείχνει την φυσική τοποθεσία των αντικειμένων στην αποθήκη</w:t>
      </w:r>
      <w:commentRangeEnd w:id="28"/>
      <w:r w:rsidR="001424CD">
        <w:rPr>
          <w:rStyle w:val="CommentReference"/>
        </w:rPr>
        <w:commentReference w:id="28"/>
      </w:r>
      <w:r w:rsidRPr="001D6C26">
        <w:rPr>
          <w:rFonts w:ascii="Calibri" w:eastAsia="Calibri" w:hAnsi="Calibri" w:cs="Calibri"/>
          <w:sz w:val="24"/>
          <w:szCs w:val="24"/>
          <w:lang w:val="el-GR"/>
        </w:rPr>
        <w:t>.</w:t>
      </w:r>
    </w:p>
    <w:p w14:paraId="7D213A30" w14:textId="77777777"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χρησιμοποιεί το πεδίο </w:t>
      </w:r>
      <w:r>
        <w:rPr>
          <w:rFonts w:ascii="Calibri" w:eastAsia="Calibri" w:hAnsi="Calibri" w:cs="Calibri"/>
          <w:sz w:val="24"/>
          <w:szCs w:val="24"/>
        </w:rPr>
        <w:t>Product</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xml:space="preserve"> και </w:t>
      </w:r>
      <w:r>
        <w:rPr>
          <w:rFonts w:ascii="Calibri" w:eastAsia="Calibri" w:hAnsi="Calibri" w:cs="Calibri"/>
          <w:sz w:val="24"/>
          <w:szCs w:val="24"/>
        </w:rPr>
        <w:t>Position</w:t>
      </w:r>
      <w:r w:rsidRPr="001D6C26">
        <w:rPr>
          <w:rFonts w:ascii="Calibri" w:eastAsia="Calibri" w:hAnsi="Calibri" w:cs="Calibri"/>
          <w:sz w:val="24"/>
          <w:szCs w:val="24"/>
          <w:lang w:val="el-GR"/>
        </w:rPr>
        <w:t xml:space="preserve">  του </w:t>
      </w:r>
      <w:proofErr w:type="spellStart"/>
      <w:r w:rsidRPr="001D6C26">
        <w:rPr>
          <w:rFonts w:ascii="Calibri" w:eastAsia="Calibri" w:hAnsi="Calibri" w:cs="Calibri"/>
          <w:sz w:val="24"/>
          <w:szCs w:val="24"/>
          <w:lang w:val="el-GR"/>
        </w:rPr>
        <w:t>προιόν</w:t>
      </w:r>
      <w:proofErr w:type="spellEnd"/>
      <w:r w:rsidRPr="001D6C26">
        <w:rPr>
          <w:rFonts w:ascii="Calibri" w:eastAsia="Calibri" w:hAnsi="Calibri" w:cs="Calibri"/>
          <w:sz w:val="24"/>
          <w:szCs w:val="24"/>
          <w:lang w:val="el-GR"/>
        </w:rPr>
        <w:t xml:space="preserve"> από το </w:t>
      </w:r>
      <w:r>
        <w:rPr>
          <w:rFonts w:ascii="Calibri" w:eastAsia="Calibri" w:hAnsi="Calibri" w:cs="Calibri"/>
          <w:sz w:val="24"/>
          <w:szCs w:val="24"/>
        </w:rPr>
        <w:t>Warehouse</w:t>
      </w:r>
      <w:r w:rsidRPr="001D6C26">
        <w:rPr>
          <w:rFonts w:ascii="Calibri" w:eastAsia="Calibri" w:hAnsi="Calibri" w:cs="Calibri"/>
          <w:sz w:val="24"/>
          <w:szCs w:val="24"/>
          <w:lang w:val="el-GR"/>
        </w:rPr>
        <w:t>.</w:t>
      </w:r>
    </w:p>
    <w:p w14:paraId="7EC22E82" w14:textId="77777777" w:rsidR="009962AE" w:rsidRPr="001D6C26" w:rsidRDefault="009962AE">
      <w:pPr>
        <w:spacing w:after="120" w:line="240" w:lineRule="auto"/>
        <w:rPr>
          <w:rFonts w:ascii="Calibri" w:eastAsia="Calibri" w:hAnsi="Calibri" w:cs="Calibri"/>
          <w:sz w:val="24"/>
          <w:szCs w:val="24"/>
          <w:lang w:val="el-GR"/>
        </w:rPr>
      </w:pPr>
    </w:p>
    <w:p w14:paraId="7A7F20CB" w14:textId="77777777" w:rsidR="009962AE" w:rsidRPr="001D6C26" w:rsidRDefault="009962AE">
      <w:pPr>
        <w:spacing w:after="120" w:line="240" w:lineRule="auto"/>
        <w:rPr>
          <w:rFonts w:ascii="Calibri" w:eastAsia="Calibri" w:hAnsi="Calibri" w:cs="Calibri"/>
          <w:i/>
          <w:color w:val="76923C"/>
          <w:lang w:val="el-GR"/>
        </w:rPr>
      </w:pPr>
    </w:p>
    <w:p w14:paraId="7A19F76A" w14:textId="77777777" w:rsidR="009962AE" w:rsidRPr="001D6C26" w:rsidRDefault="009962AE">
      <w:pPr>
        <w:spacing w:after="120" w:line="240" w:lineRule="auto"/>
        <w:rPr>
          <w:rFonts w:ascii="Calibri" w:eastAsia="Calibri" w:hAnsi="Calibri" w:cs="Calibri"/>
          <w:i/>
          <w:color w:val="76923C"/>
          <w:lang w:val="el-GR"/>
        </w:rPr>
      </w:pPr>
    </w:p>
    <w:p w14:paraId="51359E75" w14:textId="77777777" w:rsidR="009962AE" w:rsidRPr="001D6C26" w:rsidRDefault="009962AE">
      <w:pPr>
        <w:spacing w:after="120" w:line="240" w:lineRule="auto"/>
        <w:rPr>
          <w:rFonts w:ascii="Calibri" w:eastAsia="Calibri" w:hAnsi="Calibri" w:cs="Calibri"/>
          <w:i/>
          <w:color w:val="76923C"/>
          <w:lang w:val="el-GR"/>
        </w:rPr>
      </w:pPr>
    </w:p>
    <w:p w14:paraId="110CDF93" w14:textId="77777777" w:rsidR="009962AE" w:rsidRPr="001D6C26" w:rsidRDefault="009962AE">
      <w:pPr>
        <w:spacing w:after="120" w:line="240" w:lineRule="auto"/>
        <w:rPr>
          <w:rFonts w:ascii="Calibri" w:eastAsia="Calibri" w:hAnsi="Calibri" w:cs="Calibri"/>
          <w:i/>
          <w:color w:val="76923C"/>
          <w:lang w:val="el-GR"/>
        </w:rPr>
      </w:pPr>
    </w:p>
    <w:p w14:paraId="35E9C18D" w14:textId="77777777" w:rsidR="009962AE" w:rsidRPr="001D6C26" w:rsidRDefault="009962AE">
      <w:pPr>
        <w:spacing w:after="120" w:line="240" w:lineRule="auto"/>
        <w:rPr>
          <w:rFonts w:ascii="Calibri" w:eastAsia="Calibri" w:hAnsi="Calibri" w:cs="Calibri"/>
          <w:i/>
          <w:color w:val="76923C"/>
          <w:lang w:val="el-GR"/>
        </w:rPr>
      </w:pPr>
    </w:p>
    <w:p w14:paraId="63B30C12" w14:textId="77777777" w:rsidR="009962AE" w:rsidRPr="001D6C26" w:rsidRDefault="009962AE">
      <w:pPr>
        <w:spacing w:after="120" w:line="240" w:lineRule="auto"/>
        <w:rPr>
          <w:rFonts w:ascii="Calibri" w:eastAsia="Calibri" w:hAnsi="Calibri" w:cs="Calibri"/>
          <w:i/>
          <w:color w:val="76923C"/>
          <w:lang w:val="el-GR"/>
        </w:rPr>
      </w:pPr>
    </w:p>
    <w:p w14:paraId="66E3042D" w14:textId="77777777" w:rsidR="009962AE" w:rsidRPr="001D6C26" w:rsidRDefault="009962AE">
      <w:pPr>
        <w:spacing w:after="120" w:line="240" w:lineRule="auto"/>
        <w:rPr>
          <w:rFonts w:ascii="Calibri" w:eastAsia="Calibri" w:hAnsi="Calibri" w:cs="Calibri"/>
          <w:i/>
          <w:color w:val="76923C"/>
          <w:lang w:val="el-GR"/>
        </w:rPr>
      </w:pPr>
    </w:p>
    <w:p w14:paraId="2E2412EE" w14:textId="77777777" w:rsidR="009962AE" w:rsidRPr="001D6C26" w:rsidRDefault="009962AE">
      <w:pPr>
        <w:spacing w:after="120" w:line="240" w:lineRule="auto"/>
        <w:rPr>
          <w:rFonts w:ascii="Calibri" w:eastAsia="Calibri" w:hAnsi="Calibri" w:cs="Calibri"/>
          <w:i/>
          <w:color w:val="76923C"/>
          <w:lang w:val="el-GR"/>
        </w:rPr>
      </w:pPr>
    </w:p>
    <w:p w14:paraId="38F71379" w14:textId="77777777" w:rsidR="009962AE" w:rsidRPr="001D6C26" w:rsidRDefault="009962AE">
      <w:pPr>
        <w:spacing w:after="120" w:line="240" w:lineRule="auto"/>
        <w:rPr>
          <w:rFonts w:ascii="Calibri" w:eastAsia="Calibri" w:hAnsi="Calibri" w:cs="Calibri"/>
          <w:i/>
          <w:color w:val="76923C"/>
          <w:lang w:val="el-GR"/>
        </w:rPr>
      </w:pPr>
    </w:p>
    <w:p w14:paraId="79B2C8B8" w14:textId="77777777" w:rsidR="009962AE" w:rsidRPr="001D6C26" w:rsidRDefault="009962AE">
      <w:pPr>
        <w:spacing w:after="120" w:line="240" w:lineRule="auto"/>
        <w:rPr>
          <w:rFonts w:ascii="Calibri" w:eastAsia="Calibri" w:hAnsi="Calibri" w:cs="Calibri"/>
          <w:i/>
          <w:color w:val="76923C"/>
          <w:lang w:val="el-GR"/>
        </w:rPr>
      </w:pPr>
    </w:p>
    <w:p w14:paraId="5ACB2AC9" w14:textId="77777777" w:rsidR="009962AE" w:rsidRDefault="001D6C26">
      <w:pPr>
        <w:spacing w:after="120" w:line="240" w:lineRule="auto"/>
        <w:rPr>
          <w:rFonts w:ascii="Calibri" w:eastAsia="Calibri" w:hAnsi="Calibri" w:cs="Calibri"/>
          <w:i/>
          <w:color w:val="76923C"/>
        </w:rPr>
      </w:pPr>
      <w:commentRangeStart w:id="29"/>
      <w:r>
        <w:rPr>
          <w:rFonts w:ascii="Calibri" w:eastAsia="Calibri" w:hAnsi="Calibri" w:cs="Calibri"/>
          <w:i/>
          <w:noProof/>
          <w:color w:val="76923C"/>
          <w:lang w:val="en-US"/>
        </w:rPr>
        <w:lastRenderedPageBreak/>
        <w:drawing>
          <wp:inline distT="114300" distB="114300" distL="114300" distR="114300" wp14:anchorId="3798064D" wp14:editId="5E367856">
            <wp:extent cx="5943600" cy="8140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8140700"/>
                    </a:xfrm>
                    <a:prstGeom prst="rect">
                      <a:avLst/>
                    </a:prstGeom>
                    <a:ln/>
                  </pic:spPr>
                </pic:pic>
              </a:graphicData>
            </a:graphic>
          </wp:inline>
        </w:drawing>
      </w:r>
      <w:commentRangeEnd w:id="29"/>
      <w:r w:rsidR="008B2346">
        <w:rPr>
          <w:rStyle w:val="CommentReference"/>
        </w:rPr>
        <w:commentReference w:id="29"/>
      </w:r>
    </w:p>
    <w:p w14:paraId="3F35493F" w14:textId="77777777" w:rsidR="009962AE" w:rsidRDefault="009962AE">
      <w:pPr>
        <w:spacing w:after="120" w:line="240" w:lineRule="auto"/>
        <w:rPr>
          <w:rFonts w:ascii="Calibri" w:eastAsia="Calibri" w:hAnsi="Calibri" w:cs="Calibri"/>
          <w:i/>
          <w:color w:val="76923C"/>
        </w:rPr>
      </w:pPr>
    </w:p>
    <w:p w14:paraId="7A47C2C3" w14:textId="77777777" w:rsidR="009962AE" w:rsidRDefault="009962AE">
      <w:pPr>
        <w:spacing w:after="120" w:line="240" w:lineRule="auto"/>
        <w:rPr>
          <w:rFonts w:ascii="Calibri" w:eastAsia="Calibri" w:hAnsi="Calibri" w:cs="Calibri"/>
          <w:i/>
          <w:color w:val="76923C"/>
        </w:rPr>
      </w:pPr>
    </w:p>
    <w:p w14:paraId="2E079A9E" w14:textId="77777777" w:rsidR="009962AE" w:rsidRDefault="009962AE">
      <w:pPr>
        <w:spacing w:after="120" w:line="240" w:lineRule="auto"/>
        <w:rPr>
          <w:rFonts w:ascii="Calibri" w:eastAsia="Calibri" w:hAnsi="Calibri" w:cs="Calibri"/>
          <w:i/>
          <w:color w:val="76923C"/>
        </w:rPr>
      </w:pPr>
    </w:p>
    <w:p w14:paraId="74C368E6" w14:textId="77777777"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30" w:name="_z337ya" w:colFirst="0" w:colLast="0"/>
      <w:bookmarkEnd w:id="30"/>
      <w:r>
        <w:rPr>
          <w:rFonts w:ascii="Calibri" w:eastAsia="Calibri" w:hAnsi="Calibri" w:cs="Calibri"/>
          <w:b/>
          <w:sz w:val="28"/>
          <w:szCs w:val="28"/>
        </w:rPr>
        <w:t>Sample Scenarios and diagrams</w:t>
      </w:r>
    </w:p>
    <w:p w14:paraId="079C4707" w14:textId="77777777" w:rsidR="009962AE" w:rsidRPr="001D6C26" w:rsidRDefault="001D6C26">
      <w:pPr>
        <w:numPr>
          <w:ilvl w:val="1"/>
          <w:numId w:val="1"/>
        </w:numPr>
        <w:rPr>
          <w:rFonts w:ascii="Calibri" w:eastAsia="Calibri" w:hAnsi="Calibri" w:cs="Calibri"/>
          <w:b/>
          <w:lang w:val="el-GR"/>
        </w:rPr>
      </w:pPr>
      <w:r w:rsidRPr="001D6C26">
        <w:rPr>
          <w:b/>
          <w:sz w:val="28"/>
          <w:szCs w:val="28"/>
          <w:lang w:val="el-GR"/>
        </w:rPr>
        <w:t>Σύνδεση του χρήστη και προβολή αντικειμένου.</w:t>
      </w:r>
    </w:p>
    <w:p w14:paraId="115D9A9B" w14:textId="77777777" w:rsidR="009962AE" w:rsidRPr="001D6C26" w:rsidRDefault="009962AE">
      <w:pPr>
        <w:spacing w:after="120" w:line="240" w:lineRule="auto"/>
        <w:rPr>
          <w:rFonts w:ascii="Calibri" w:eastAsia="Calibri" w:hAnsi="Calibri" w:cs="Calibri"/>
          <w:i/>
          <w:color w:val="76923C"/>
          <w:lang w:val="el-GR"/>
        </w:rPr>
      </w:pPr>
    </w:p>
    <w:p w14:paraId="4F00F596" w14:textId="77777777"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31" w:name="_1y810tw" w:colFirst="0" w:colLast="0"/>
      <w:bookmarkEnd w:id="31"/>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14:paraId="72DA6E0E" w14:textId="77777777" w:rsidR="009962AE" w:rsidRPr="001D6C26" w:rsidRDefault="001D6C26">
      <w:pPr>
        <w:rPr>
          <w:lang w:val="el-GR"/>
        </w:rPr>
      </w:pPr>
      <w:r w:rsidRPr="001D6C26">
        <w:rPr>
          <w:lang w:val="el-GR"/>
        </w:rPr>
        <w:t xml:space="preserve">Σε αυτό το σενάριο έχουμε την σύνδεση του χρήστη όπου δίνει το </w:t>
      </w:r>
      <w:r>
        <w:t>Username</w:t>
      </w:r>
      <w:r w:rsidRPr="001D6C26">
        <w:rPr>
          <w:lang w:val="el-GR"/>
        </w:rPr>
        <w:t xml:space="preserve"> του και </w:t>
      </w:r>
      <w:r>
        <w:t>Password</w:t>
      </w:r>
      <w:r w:rsidRPr="001D6C26">
        <w:rPr>
          <w:lang w:val="el-GR"/>
        </w:rPr>
        <w:t xml:space="preserve">.  Ακολούθως ελέγχουμε αν είναι σωστό.  Αν δεν είναι τότε του στέλνουμε μήνυμα και τερματίζει,  Αν είναι σωστό τότε μπορεί να ζητήσει να δει ένα αντικείμενο, που το παίρνει </w:t>
      </w:r>
      <w:proofErr w:type="spellStart"/>
      <w:r w:rsidRPr="001D6C26">
        <w:rPr>
          <w:lang w:val="el-GR"/>
        </w:rPr>
        <w:t>απο</w:t>
      </w:r>
      <w:proofErr w:type="spellEnd"/>
      <w:r w:rsidRPr="001D6C26">
        <w:rPr>
          <w:lang w:val="el-GR"/>
        </w:rPr>
        <w:t xml:space="preserve"> το </w:t>
      </w:r>
      <w:r>
        <w:t>warehouse</w:t>
      </w:r>
      <w:r w:rsidRPr="001D6C26">
        <w:rPr>
          <w:lang w:val="el-GR"/>
        </w:rPr>
        <w:t xml:space="preserve"> και ακολούθως την βάση.</w:t>
      </w:r>
    </w:p>
    <w:p w14:paraId="40BD04E0" w14:textId="77777777" w:rsidR="009962AE" w:rsidRPr="001D6C26" w:rsidRDefault="009962AE">
      <w:pPr>
        <w:rPr>
          <w:lang w:val="el-GR"/>
        </w:rPr>
      </w:pPr>
    </w:p>
    <w:p w14:paraId="2E70CD88" w14:textId="77777777" w:rsidR="009962AE" w:rsidRPr="001D6C26" w:rsidRDefault="001D6C26">
      <w:pPr>
        <w:rPr>
          <w:rFonts w:ascii="Calibri" w:eastAsia="Calibri" w:hAnsi="Calibri" w:cs="Calibri"/>
          <w:i/>
          <w:color w:val="76923C"/>
          <w:lang w:val="el-GR"/>
        </w:rPr>
      </w:pPr>
      <w:r w:rsidRPr="001D6C26">
        <w:rPr>
          <w:u w:val="single"/>
          <w:lang w:val="el-GR"/>
        </w:rPr>
        <w:t>Υπόθεση :</w:t>
      </w:r>
      <w:r w:rsidRPr="001D6C26">
        <w:rPr>
          <w:lang w:val="el-GR"/>
        </w:rPr>
        <w:t xml:space="preserve"> Υπάρχει κάποιο αντικείμενο που έχει το </w:t>
      </w:r>
      <w:r>
        <w:t>Product</w:t>
      </w:r>
      <w:r w:rsidRPr="001D6C26">
        <w:rPr>
          <w:lang w:val="el-GR"/>
        </w:rPr>
        <w:t xml:space="preserve"> </w:t>
      </w:r>
      <w:r>
        <w:t>ID</w:t>
      </w:r>
      <w:r w:rsidRPr="001D6C26">
        <w:rPr>
          <w:lang w:val="el-GR"/>
        </w:rPr>
        <w:t xml:space="preserve"> που ψάχνουμε.</w:t>
      </w:r>
    </w:p>
    <w:p w14:paraId="3889B12D" w14:textId="77777777"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32" w:name="_4i7ojhp" w:colFirst="0" w:colLast="0"/>
      <w:bookmarkEnd w:id="32"/>
      <w:proofErr w:type="spellStart"/>
      <w:r>
        <w:rPr>
          <w:rFonts w:ascii="Calibri" w:eastAsia="Calibri" w:hAnsi="Calibri" w:cs="Calibri"/>
          <w:b/>
          <w:color w:val="000000"/>
          <w:sz w:val="24"/>
          <w:szCs w:val="24"/>
        </w:rPr>
        <w:lastRenderedPageBreak/>
        <w:t>Διάγρ</w:t>
      </w:r>
      <w:proofErr w:type="spellEnd"/>
      <w:r>
        <w:rPr>
          <w:rFonts w:ascii="Calibri" w:eastAsia="Calibri" w:hAnsi="Calibri" w:cs="Calibri"/>
          <w:b/>
          <w:color w:val="000000"/>
          <w:sz w:val="24"/>
          <w:szCs w:val="24"/>
        </w:rPr>
        <w:t>αμμα</w:t>
      </w:r>
      <w:commentRangeStart w:id="33"/>
      <w:r>
        <w:rPr>
          <w:noProof/>
          <w:lang w:val="en-US"/>
        </w:rPr>
        <w:drawing>
          <wp:anchor distT="114300" distB="114300" distL="114300" distR="114300" simplePos="0" relativeHeight="251666432" behindDoc="0" locked="0" layoutInCell="1" hidden="0" allowOverlap="1" wp14:anchorId="6AB35634" wp14:editId="7CFEF65C">
            <wp:simplePos x="0" y="0"/>
            <wp:positionH relativeFrom="column">
              <wp:posOffset>-219074</wp:posOffset>
            </wp:positionH>
            <wp:positionV relativeFrom="paragraph">
              <wp:posOffset>495300</wp:posOffset>
            </wp:positionV>
            <wp:extent cx="6253163" cy="5838825"/>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253163" cy="5838825"/>
                    </a:xfrm>
                    <a:prstGeom prst="rect">
                      <a:avLst/>
                    </a:prstGeom>
                    <a:ln/>
                  </pic:spPr>
                </pic:pic>
              </a:graphicData>
            </a:graphic>
          </wp:anchor>
        </w:drawing>
      </w:r>
      <w:commentRangeEnd w:id="33"/>
      <w:r w:rsidR="00AD7CA1">
        <w:rPr>
          <w:rStyle w:val="CommentReference"/>
          <w:color w:val="auto"/>
        </w:rPr>
        <w:commentReference w:id="33"/>
      </w:r>
    </w:p>
    <w:p w14:paraId="155ECBDD" w14:textId="77777777" w:rsidR="009962AE" w:rsidRDefault="001D6C26">
      <w:pPr>
        <w:numPr>
          <w:ilvl w:val="1"/>
          <w:numId w:val="1"/>
        </w:numPr>
      </w:pPr>
      <w:r>
        <w:rPr>
          <w:sz w:val="28"/>
          <w:szCs w:val="28"/>
        </w:rPr>
        <w:t xml:space="preserve"> </w:t>
      </w:r>
      <w:proofErr w:type="spellStart"/>
      <w:r>
        <w:rPr>
          <w:b/>
          <w:sz w:val="28"/>
          <w:szCs w:val="28"/>
        </w:rPr>
        <w:t>Ψάξιμο</w:t>
      </w:r>
      <w:proofErr w:type="spellEnd"/>
      <w:r>
        <w:rPr>
          <w:b/>
          <w:sz w:val="28"/>
          <w:szCs w:val="28"/>
        </w:rPr>
        <w:t xml:space="preserve"> και </w:t>
      </w:r>
      <w:proofErr w:type="spellStart"/>
      <w:r>
        <w:rPr>
          <w:b/>
          <w:sz w:val="28"/>
          <w:szCs w:val="28"/>
        </w:rPr>
        <w:t>τρο</w:t>
      </w:r>
      <w:proofErr w:type="spellEnd"/>
      <w:r>
        <w:rPr>
          <w:b/>
          <w:sz w:val="28"/>
          <w:szCs w:val="28"/>
        </w:rPr>
        <w:t>ποποίηση α</w:t>
      </w:r>
      <w:proofErr w:type="spellStart"/>
      <w:r>
        <w:rPr>
          <w:b/>
          <w:sz w:val="28"/>
          <w:szCs w:val="28"/>
        </w:rPr>
        <w:t>ντικειμένου</w:t>
      </w:r>
      <w:proofErr w:type="spellEnd"/>
      <w:r>
        <w:rPr>
          <w:b/>
          <w:sz w:val="28"/>
          <w:szCs w:val="28"/>
        </w:rPr>
        <w:t>.</w:t>
      </w:r>
    </w:p>
    <w:p w14:paraId="70BF9FD2" w14:textId="77777777"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34" w:name="_5yflrayvnbqd" w:colFirst="0" w:colLast="0"/>
      <w:bookmarkEnd w:id="34"/>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14:paraId="02632085" w14:textId="77777777" w:rsidR="009962AE" w:rsidRPr="001D6C26" w:rsidRDefault="001D6C26">
      <w:pPr>
        <w:rPr>
          <w:lang w:val="el-GR"/>
        </w:rPr>
      </w:pPr>
      <w:r w:rsidRPr="001D6C26">
        <w:rPr>
          <w:lang w:val="el-GR"/>
        </w:rPr>
        <w:t xml:space="preserve">Το δεύτερο σενάριο είναι ότι ο </w:t>
      </w:r>
      <w:r>
        <w:t>User</w:t>
      </w:r>
      <w:r w:rsidRPr="001D6C26">
        <w:rPr>
          <w:lang w:val="el-GR"/>
        </w:rPr>
        <w:t xml:space="preserve"> ψάχνει για ένα αντικείμενο στην βάση.  Άρα ο </w:t>
      </w:r>
      <w:r>
        <w:t>User</w:t>
      </w:r>
      <w:r w:rsidRPr="001D6C26">
        <w:rPr>
          <w:lang w:val="el-GR"/>
        </w:rPr>
        <w:t xml:space="preserve"> δίνει στο </w:t>
      </w:r>
      <w:r>
        <w:t>warehouse</w:t>
      </w:r>
      <w:r w:rsidRPr="001D6C26">
        <w:rPr>
          <w:lang w:val="el-GR"/>
        </w:rPr>
        <w:t xml:space="preserve"> το όνομα του προϊόντος και το </w:t>
      </w:r>
      <w:r>
        <w:t>warehouse</w:t>
      </w:r>
      <w:r w:rsidRPr="001D6C26">
        <w:rPr>
          <w:lang w:val="el-GR"/>
        </w:rPr>
        <w:t xml:space="preserve"> πηγαίνει στη βάση και βρίσκει αυτές τις πληροφορίες τις οποίες δίνει πίσω στο </w:t>
      </w:r>
      <w:r>
        <w:t>User</w:t>
      </w:r>
      <w:r w:rsidRPr="001D6C26">
        <w:rPr>
          <w:lang w:val="el-GR"/>
        </w:rPr>
        <w:t xml:space="preserve">.  Ακολούθως ο </w:t>
      </w:r>
      <w:r>
        <w:t>User</w:t>
      </w:r>
      <w:r w:rsidRPr="001D6C26">
        <w:rPr>
          <w:lang w:val="el-GR"/>
        </w:rPr>
        <w:t xml:space="preserve"> θέλει να αλλάξει την θέση του προϊόντος αυτού, δίνει το </w:t>
      </w:r>
      <w:r>
        <w:t>Product</w:t>
      </w:r>
      <w:r w:rsidRPr="001D6C26">
        <w:rPr>
          <w:lang w:val="el-GR"/>
        </w:rPr>
        <w:t xml:space="preserve"> </w:t>
      </w:r>
      <w:r>
        <w:t>ID</w:t>
      </w:r>
      <w:r w:rsidRPr="001D6C26">
        <w:rPr>
          <w:lang w:val="el-GR"/>
        </w:rPr>
        <w:t xml:space="preserve"> και την νέα θέση του προϊόντος στο </w:t>
      </w:r>
      <w:r>
        <w:t>Warehouse</w:t>
      </w:r>
      <w:r w:rsidRPr="001D6C26">
        <w:rPr>
          <w:lang w:val="el-GR"/>
        </w:rPr>
        <w:t xml:space="preserve">.  Το </w:t>
      </w:r>
      <w:r>
        <w:t>Warehouse</w:t>
      </w:r>
      <w:r w:rsidRPr="001D6C26">
        <w:rPr>
          <w:lang w:val="el-GR"/>
        </w:rPr>
        <w:t xml:space="preserve"> ενημερώνει την βάση μας και στέλνει ένα μήνυμα στον χρήστη ότι η ενημέρωση ήταν επιτυχείς ή αποτυχία.</w:t>
      </w:r>
    </w:p>
    <w:p w14:paraId="2FE35114" w14:textId="77777777" w:rsidR="009962AE" w:rsidRPr="001D6C26" w:rsidRDefault="009962AE">
      <w:pPr>
        <w:rPr>
          <w:lang w:val="el-GR"/>
        </w:rPr>
      </w:pPr>
    </w:p>
    <w:p w14:paraId="3EAA400A" w14:textId="77777777" w:rsidR="009962AE" w:rsidRPr="001D6C26" w:rsidRDefault="001D6C26">
      <w:pPr>
        <w:rPr>
          <w:lang w:val="el-GR"/>
        </w:rPr>
      </w:pPr>
      <w:r w:rsidRPr="001D6C26">
        <w:rPr>
          <w:u w:val="single"/>
          <w:lang w:val="el-GR"/>
        </w:rPr>
        <w:t>Υπόθεση :</w:t>
      </w:r>
      <w:r w:rsidRPr="001D6C26">
        <w:rPr>
          <w:lang w:val="el-GR"/>
        </w:rPr>
        <w:t xml:space="preserve"> Το </w:t>
      </w:r>
      <w:r>
        <w:t>Product</w:t>
      </w:r>
      <w:r w:rsidRPr="001D6C26">
        <w:rPr>
          <w:lang w:val="el-GR"/>
        </w:rPr>
        <w:t xml:space="preserve"> </w:t>
      </w:r>
      <w:r>
        <w:t>Name</w:t>
      </w:r>
      <w:r w:rsidRPr="001D6C26">
        <w:rPr>
          <w:lang w:val="el-GR"/>
        </w:rPr>
        <w:t xml:space="preserve">  μπορεί να είναι οποιοδήποτε χαρακτηριστικό του αντικειμένου.</w:t>
      </w:r>
    </w:p>
    <w:p w14:paraId="24678CF6" w14:textId="77777777" w:rsidR="009962AE" w:rsidRDefault="001D6C26">
      <w:r>
        <w:t xml:space="preserve">(πχ. Product </w:t>
      </w:r>
      <w:proofErr w:type="gramStart"/>
      <w:r>
        <w:t>ID ,</w:t>
      </w:r>
      <w:proofErr w:type="gramEnd"/>
      <w:r>
        <w:t xml:space="preserve"> Product Price)</w:t>
      </w:r>
    </w:p>
    <w:p w14:paraId="33977E3A" w14:textId="77777777" w:rsidR="009962AE" w:rsidRDefault="001D6C26">
      <w:pPr>
        <w:rPr>
          <w:lang w:val="el-GR"/>
        </w:rPr>
      </w:pPr>
      <w:r w:rsidRPr="001D6C26">
        <w:rPr>
          <w:lang w:val="el-GR"/>
        </w:rPr>
        <w:t>Μπορώ να τροποποιήσω οποιοδήποτε πεδίο . πχ Τιμή , όνομα.</w:t>
      </w:r>
    </w:p>
    <w:p w14:paraId="55D24E23" w14:textId="77777777" w:rsidR="001D6C26" w:rsidRDefault="001D6C26">
      <w:pPr>
        <w:rPr>
          <w:lang w:val="el-GR"/>
        </w:rPr>
      </w:pPr>
    </w:p>
    <w:p w14:paraId="000C711B" w14:textId="77777777" w:rsidR="001D6C26" w:rsidRPr="001D6C26" w:rsidRDefault="001D6C26">
      <w:pPr>
        <w:rPr>
          <w:rFonts w:ascii="Calibri" w:eastAsia="Calibri" w:hAnsi="Calibri" w:cs="Calibri"/>
          <w:i/>
          <w:color w:val="76923C"/>
          <w:lang w:val="el-GR"/>
        </w:rPr>
      </w:pPr>
    </w:p>
    <w:p w14:paraId="785BCADC" w14:textId="77777777"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35" w:name="_47meuxdx0miz" w:colFirst="0" w:colLast="0"/>
      <w:bookmarkEnd w:id="35"/>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14:paraId="748240A6" w14:textId="77777777" w:rsidR="009962AE" w:rsidRDefault="001D6C26">
      <w:r>
        <w:rPr>
          <w:noProof/>
          <w:lang w:val="en-US"/>
        </w:rPr>
        <w:drawing>
          <wp:inline distT="114300" distB="114300" distL="114300" distR="114300" wp14:anchorId="5C3E0FB8" wp14:editId="53EE000D">
            <wp:extent cx="5605463" cy="51339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05463" cy="5133975"/>
                    </a:xfrm>
                    <a:prstGeom prst="rect">
                      <a:avLst/>
                    </a:prstGeom>
                    <a:ln/>
                  </pic:spPr>
                </pic:pic>
              </a:graphicData>
            </a:graphic>
          </wp:inline>
        </w:drawing>
      </w:r>
    </w:p>
    <w:p w14:paraId="43F708FB" w14:textId="77777777" w:rsidR="009962AE" w:rsidRDefault="001D6C26">
      <w:pPr>
        <w:numPr>
          <w:ilvl w:val="1"/>
          <w:numId w:val="1"/>
        </w:numPr>
      </w:pPr>
      <w:proofErr w:type="spellStart"/>
      <w:r>
        <w:rPr>
          <w:b/>
          <w:sz w:val="28"/>
          <w:szCs w:val="28"/>
        </w:rPr>
        <w:t>Πληρωμή</w:t>
      </w:r>
      <w:proofErr w:type="spellEnd"/>
      <w:r>
        <w:rPr>
          <w:b/>
          <w:sz w:val="28"/>
          <w:szCs w:val="28"/>
        </w:rPr>
        <w:t xml:space="preserve"> </w:t>
      </w:r>
      <w:proofErr w:type="spellStart"/>
      <w:r>
        <w:rPr>
          <w:b/>
          <w:sz w:val="28"/>
          <w:szCs w:val="28"/>
        </w:rPr>
        <w:t>εμ</w:t>
      </w:r>
      <w:proofErr w:type="spellEnd"/>
      <w:r>
        <w:rPr>
          <w:b/>
          <w:sz w:val="28"/>
          <w:szCs w:val="28"/>
        </w:rPr>
        <w:t>πορευμάτων από π</w:t>
      </w:r>
      <w:proofErr w:type="spellStart"/>
      <w:r>
        <w:rPr>
          <w:b/>
          <w:sz w:val="28"/>
          <w:szCs w:val="28"/>
        </w:rPr>
        <w:t>ελάτη</w:t>
      </w:r>
      <w:proofErr w:type="spellEnd"/>
    </w:p>
    <w:p w14:paraId="77205594" w14:textId="77777777" w:rsidR="009962AE" w:rsidRDefault="009962AE"/>
    <w:p w14:paraId="2E800B26" w14:textId="77777777"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36" w:name="_6mppbdrb6x24" w:colFirst="0" w:colLast="0"/>
      <w:bookmarkEnd w:id="36"/>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14:paraId="0138785E" w14:textId="77777777" w:rsidR="009962AE" w:rsidRPr="001D6C26" w:rsidRDefault="001D6C26">
      <w:pPr>
        <w:rPr>
          <w:lang w:val="el-GR"/>
        </w:rPr>
      </w:pPr>
      <w:r w:rsidRPr="001D6C26">
        <w:rPr>
          <w:lang w:val="el-GR"/>
        </w:rPr>
        <w:t xml:space="preserve">Αρχικά ο πελάτης ζητά από τον υπεύθυνο ότι θέλει απόδειξη.  Ο υπεύθυνος δημιουργεί την απόδειξη.  Ακολούθως ο πελάτης δίνει το αντικείμενο το οποίο θέλει να πληρώσει στον υπεύθυνο και αυτός με την σειρά του, ζητά από το </w:t>
      </w:r>
      <w:r>
        <w:t>Warehouse</w:t>
      </w:r>
      <w:r w:rsidRPr="001D6C26">
        <w:rPr>
          <w:lang w:val="el-GR"/>
        </w:rPr>
        <w:t xml:space="preserve"> να μπει στην βάση και να </w:t>
      </w:r>
      <w:proofErr w:type="spellStart"/>
      <w:r w:rsidRPr="001D6C26">
        <w:rPr>
          <w:lang w:val="el-GR"/>
        </w:rPr>
        <w:t>βρεί</w:t>
      </w:r>
      <w:proofErr w:type="spellEnd"/>
      <w:r w:rsidRPr="001D6C26">
        <w:rPr>
          <w:lang w:val="el-GR"/>
        </w:rPr>
        <w:t xml:space="preserve"> </w:t>
      </w:r>
      <w:r w:rsidRPr="001D6C26">
        <w:rPr>
          <w:lang w:val="el-GR"/>
        </w:rPr>
        <w:lastRenderedPageBreak/>
        <w:t xml:space="preserve">την τιμή του αντικειμένου και να του την δώσει.  Όταν ο υπεύθυνος </w:t>
      </w:r>
      <w:proofErr w:type="spellStart"/>
      <w:r w:rsidRPr="001D6C26">
        <w:rPr>
          <w:lang w:val="el-GR"/>
        </w:rPr>
        <w:t>παρει</w:t>
      </w:r>
      <w:proofErr w:type="spellEnd"/>
      <w:r w:rsidRPr="001D6C26">
        <w:rPr>
          <w:lang w:val="el-GR"/>
        </w:rPr>
        <w:t xml:space="preserve"> την τιμή ενημερώνει την απόδειξη.  Επαναλαμβάνουμε μέχρι ο πελάτης να μην θέλει να πληρώσει άλλα αντικείμενα και του δίνουμε την απόδειξη.</w:t>
      </w:r>
    </w:p>
    <w:p w14:paraId="6E6E4D2B" w14:textId="77777777" w:rsidR="009962AE" w:rsidRPr="001D6C26" w:rsidRDefault="009962AE">
      <w:pPr>
        <w:rPr>
          <w:lang w:val="el-GR"/>
        </w:rPr>
      </w:pPr>
    </w:p>
    <w:p w14:paraId="18934C1B" w14:textId="77777777" w:rsidR="009962AE" w:rsidRPr="001D6C26" w:rsidRDefault="001D6C26">
      <w:pPr>
        <w:rPr>
          <w:rFonts w:ascii="Calibri" w:eastAsia="Calibri" w:hAnsi="Calibri" w:cs="Calibri"/>
          <w:i/>
          <w:color w:val="76923C"/>
          <w:lang w:val="el-GR"/>
        </w:rPr>
      </w:pPr>
      <w:r w:rsidRPr="001D6C26">
        <w:rPr>
          <w:u w:val="single"/>
          <w:lang w:val="el-GR"/>
        </w:rPr>
        <w:t>Υπόθεση :</w:t>
      </w:r>
      <w:r w:rsidRPr="001D6C26">
        <w:rPr>
          <w:lang w:val="el-GR"/>
        </w:rPr>
        <w:t xml:space="preserve"> Εάν δεν υπάρχει το </w:t>
      </w:r>
      <w:proofErr w:type="spellStart"/>
      <w:r>
        <w:t>ProductID</w:t>
      </w:r>
      <w:proofErr w:type="spellEnd"/>
      <w:r w:rsidRPr="001D6C26">
        <w:rPr>
          <w:lang w:val="el-GR"/>
        </w:rPr>
        <w:t xml:space="preserve"> στέλνεται η τιμή 0 πίσω.</w:t>
      </w:r>
    </w:p>
    <w:p w14:paraId="65DB72F6" w14:textId="77777777"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37" w:name="_4bg65gtyr1j" w:colFirst="0" w:colLast="0"/>
      <w:bookmarkEnd w:id="37"/>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14:paraId="2ED62853" w14:textId="77777777" w:rsidR="009962AE" w:rsidRDefault="001D6C26">
      <w:commentRangeStart w:id="38"/>
      <w:commentRangeStart w:id="39"/>
      <w:r>
        <w:rPr>
          <w:noProof/>
          <w:lang w:val="en-US"/>
        </w:rPr>
        <w:drawing>
          <wp:inline distT="114300" distB="114300" distL="114300" distR="114300" wp14:anchorId="6C84D660" wp14:editId="3F21110B">
            <wp:extent cx="5943600" cy="53594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5359400"/>
                    </a:xfrm>
                    <a:prstGeom prst="rect">
                      <a:avLst/>
                    </a:prstGeom>
                    <a:ln/>
                  </pic:spPr>
                </pic:pic>
              </a:graphicData>
            </a:graphic>
          </wp:inline>
        </w:drawing>
      </w:r>
      <w:commentRangeEnd w:id="38"/>
      <w:commentRangeEnd w:id="39"/>
      <w:r w:rsidR="002052BF">
        <w:rPr>
          <w:rStyle w:val="CommentReference"/>
        </w:rPr>
        <w:commentReference w:id="38"/>
      </w:r>
      <w:r w:rsidR="002052BF">
        <w:rPr>
          <w:rStyle w:val="CommentReference"/>
        </w:rPr>
        <w:commentReference w:id="39"/>
      </w:r>
    </w:p>
    <w:p w14:paraId="68D5D3A3" w14:textId="77777777" w:rsidR="009962AE" w:rsidRDefault="009962AE"/>
    <w:p w14:paraId="6E250C19" w14:textId="77777777" w:rsidR="009962AE" w:rsidRDefault="001D6C26">
      <w:pPr>
        <w:numPr>
          <w:ilvl w:val="1"/>
          <w:numId w:val="1"/>
        </w:numPr>
      </w:pPr>
      <w:r>
        <w:rPr>
          <w:b/>
          <w:sz w:val="28"/>
          <w:szCs w:val="28"/>
        </w:rPr>
        <w:t>Κα</w:t>
      </w:r>
      <w:proofErr w:type="spellStart"/>
      <w:r>
        <w:rPr>
          <w:b/>
          <w:sz w:val="28"/>
          <w:szCs w:val="28"/>
        </w:rPr>
        <w:t>τάστ</w:t>
      </w:r>
      <w:proofErr w:type="spellEnd"/>
      <w:r>
        <w:rPr>
          <w:b/>
          <w:sz w:val="28"/>
          <w:szCs w:val="28"/>
        </w:rPr>
        <w:t>αση Απ</w:t>
      </w:r>
      <w:proofErr w:type="spellStart"/>
      <w:r>
        <w:rPr>
          <w:b/>
          <w:sz w:val="28"/>
          <w:szCs w:val="28"/>
        </w:rPr>
        <w:t>οθήκης</w:t>
      </w:r>
      <w:proofErr w:type="spellEnd"/>
    </w:p>
    <w:p w14:paraId="1E4E0CE7" w14:textId="77777777" w:rsidR="009962AE" w:rsidRDefault="009962AE">
      <w:pPr>
        <w:spacing w:after="120" w:line="240" w:lineRule="auto"/>
        <w:rPr>
          <w:rFonts w:ascii="Calibri" w:eastAsia="Calibri" w:hAnsi="Calibri" w:cs="Calibri"/>
          <w:i/>
          <w:color w:val="76923C"/>
        </w:rPr>
      </w:pPr>
    </w:p>
    <w:p w14:paraId="3351AA19" w14:textId="77777777"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40" w:name="_2mr5nt80ttix" w:colFirst="0" w:colLast="0"/>
      <w:bookmarkEnd w:id="40"/>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14:paraId="5EF7530D" w14:textId="77777777" w:rsidR="009962AE" w:rsidRPr="001D6C26" w:rsidRDefault="001D6C26">
      <w:pPr>
        <w:rPr>
          <w:rFonts w:ascii="Calibri" w:eastAsia="Calibri" w:hAnsi="Calibri" w:cs="Calibri"/>
          <w:i/>
          <w:color w:val="76923C"/>
          <w:lang w:val="el-GR"/>
        </w:rPr>
      </w:pPr>
      <w:r w:rsidRPr="001D6C26">
        <w:rPr>
          <w:lang w:val="el-GR"/>
        </w:rPr>
        <w:t xml:space="preserve">Εδώ περιγράφουμε την κατάσταση της αποθήκης.  Αρχικά είναι άδεια.  Όταν βάλουμε ένα αντικείμενο τότε η αποθήκη έχει φορτία.  Αν συνεχίσουμε να βάλουμε και βγάζουμε αντικείμενα </w:t>
      </w:r>
      <w:r w:rsidRPr="001D6C26">
        <w:rPr>
          <w:lang w:val="el-GR"/>
        </w:rPr>
        <w:lastRenderedPageBreak/>
        <w:t xml:space="preserve">παραμένει σε αυτή την κατάσταση εκτός από δυο </w:t>
      </w:r>
      <w:proofErr w:type="spellStart"/>
      <w:r w:rsidRPr="001D6C26">
        <w:rPr>
          <w:lang w:val="el-GR"/>
        </w:rPr>
        <w:t>περιπτώσης</w:t>
      </w:r>
      <w:proofErr w:type="spellEnd"/>
      <w:r w:rsidRPr="001D6C26">
        <w:rPr>
          <w:lang w:val="el-GR"/>
        </w:rPr>
        <w:t>.  Στην πρώτη περίπτωση εάν η αποθήκη μας έχει μόνο ένα αντικείμενο και το βγάλουμε τότε η αποθήκη μας θα γίνει άδεια.  Η δεύτερη περίπτωση είναι όταν προσθέσουμε ένα αντικείμενο και φτάσει η χωρητικότητα της στο μέγιστο, τότε η αποθήκη μας θα είναι γεμάτη.</w:t>
      </w:r>
    </w:p>
    <w:p w14:paraId="513A0EFC" w14:textId="77777777" w:rsidR="009962AE" w:rsidRPr="001D6C26" w:rsidRDefault="009962AE">
      <w:pPr>
        <w:spacing w:after="120" w:line="240" w:lineRule="auto"/>
        <w:rPr>
          <w:rFonts w:ascii="Calibri" w:eastAsia="Calibri" w:hAnsi="Calibri" w:cs="Calibri"/>
          <w:i/>
          <w:color w:val="76923C"/>
          <w:lang w:val="el-GR"/>
        </w:rPr>
      </w:pPr>
    </w:p>
    <w:p w14:paraId="3B5DBDA7" w14:textId="77777777"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41" w:name="_4owubggka6pr" w:colFirst="0" w:colLast="0"/>
      <w:bookmarkEnd w:id="41"/>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14:paraId="16417CEC" w14:textId="77777777" w:rsidR="009962AE" w:rsidRDefault="001D6C26">
      <w:commentRangeStart w:id="42"/>
      <w:r>
        <w:rPr>
          <w:noProof/>
          <w:lang w:val="en-US"/>
        </w:rPr>
        <w:drawing>
          <wp:inline distT="114300" distB="114300" distL="114300" distR="114300" wp14:anchorId="7297A9AF" wp14:editId="3F55A4D9">
            <wp:extent cx="5943600" cy="3416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416300"/>
                    </a:xfrm>
                    <a:prstGeom prst="rect">
                      <a:avLst/>
                    </a:prstGeom>
                    <a:ln/>
                  </pic:spPr>
                </pic:pic>
              </a:graphicData>
            </a:graphic>
          </wp:inline>
        </w:drawing>
      </w:r>
      <w:commentRangeEnd w:id="42"/>
      <w:r w:rsidR="002052BF">
        <w:rPr>
          <w:rStyle w:val="CommentReference"/>
        </w:rPr>
        <w:commentReference w:id="42"/>
      </w:r>
    </w:p>
    <w:p w14:paraId="6962279F" w14:textId="77777777" w:rsidR="009962AE" w:rsidRDefault="009962AE"/>
    <w:p w14:paraId="7597004F" w14:textId="77777777" w:rsidR="009962AE" w:rsidRDefault="009962AE"/>
    <w:p w14:paraId="3CF3D913" w14:textId="77777777" w:rsidR="009962AE" w:rsidRDefault="009962AE"/>
    <w:p w14:paraId="71DB89D6" w14:textId="77777777" w:rsidR="009962AE" w:rsidRDefault="009962AE"/>
    <w:p w14:paraId="0E43D214" w14:textId="77777777" w:rsidR="009962AE" w:rsidRDefault="009962AE"/>
    <w:p w14:paraId="5ADEFC24" w14:textId="77777777" w:rsidR="009962AE" w:rsidRDefault="009962AE"/>
    <w:p w14:paraId="377BD7BB" w14:textId="77777777" w:rsidR="009962AE" w:rsidRDefault="009962AE"/>
    <w:p w14:paraId="250FF4EE" w14:textId="77777777" w:rsidR="009962AE" w:rsidRDefault="009962AE"/>
    <w:p w14:paraId="703419B0" w14:textId="77777777" w:rsidR="009962AE" w:rsidRDefault="009962AE"/>
    <w:p w14:paraId="19CA5CDE" w14:textId="77777777" w:rsidR="009962AE" w:rsidRDefault="001D6C26">
      <w:pPr>
        <w:numPr>
          <w:ilvl w:val="1"/>
          <w:numId w:val="1"/>
        </w:numPr>
      </w:pPr>
      <w:r>
        <w:rPr>
          <w:b/>
          <w:sz w:val="28"/>
          <w:szCs w:val="28"/>
        </w:rPr>
        <w:t>Κα</w:t>
      </w:r>
      <w:proofErr w:type="spellStart"/>
      <w:r>
        <w:rPr>
          <w:b/>
          <w:sz w:val="28"/>
          <w:szCs w:val="28"/>
        </w:rPr>
        <w:t>τάστ</w:t>
      </w:r>
      <w:proofErr w:type="spellEnd"/>
      <w:r>
        <w:rPr>
          <w:b/>
          <w:sz w:val="28"/>
          <w:szCs w:val="28"/>
        </w:rPr>
        <w:t xml:space="preserve">αση </w:t>
      </w:r>
      <w:proofErr w:type="spellStart"/>
      <w:r>
        <w:rPr>
          <w:b/>
          <w:sz w:val="28"/>
          <w:szCs w:val="28"/>
        </w:rPr>
        <w:t>Προϊόν</w:t>
      </w:r>
      <w:proofErr w:type="spellEnd"/>
    </w:p>
    <w:p w14:paraId="035961BB" w14:textId="77777777" w:rsidR="009962AE" w:rsidRDefault="009962AE"/>
    <w:p w14:paraId="1706F570" w14:textId="77777777"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43" w:name="_gzxwnjgqc37t" w:colFirst="0" w:colLast="0"/>
      <w:bookmarkEnd w:id="43"/>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14:paraId="01028D80" w14:textId="77777777" w:rsidR="009962AE" w:rsidRPr="001D6C26" w:rsidRDefault="001D6C26">
      <w:pPr>
        <w:rPr>
          <w:rFonts w:ascii="Calibri" w:eastAsia="Calibri" w:hAnsi="Calibri" w:cs="Calibri"/>
          <w:i/>
          <w:color w:val="76923C"/>
          <w:lang w:val="el-GR"/>
        </w:rPr>
      </w:pPr>
      <w:commentRangeStart w:id="44"/>
      <w:r w:rsidRPr="001D6C26">
        <w:rPr>
          <w:lang w:val="el-GR"/>
        </w:rPr>
        <w:t>Εδώ έχουμε την κατάσταση ενός προϊόντος όταν προστεθεί στην αποθήκη</w:t>
      </w:r>
      <w:commentRangeEnd w:id="44"/>
      <w:r w:rsidR="002052BF">
        <w:rPr>
          <w:rStyle w:val="CommentReference"/>
        </w:rPr>
        <w:commentReference w:id="44"/>
      </w:r>
      <w:r w:rsidRPr="001D6C26">
        <w:rPr>
          <w:lang w:val="el-GR"/>
        </w:rPr>
        <w:t xml:space="preserve">.  Η αρχική του κατάσταση είναι ότι έφτασε.  Ακολούθως αν το </w:t>
      </w:r>
      <w:r>
        <w:t>Stage</w:t>
      </w:r>
      <w:r w:rsidRPr="001D6C26">
        <w:rPr>
          <w:lang w:val="el-GR"/>
        </w:rPr>
        <w:t xml:space="preserve"> δεν είναι γεμάτο θα τοποθετηθεί στο </w:t>
      </w:r>
      <w:r>
        <w:t>Stage</w:t>
      </w:r>
      <w:r w:rsidRPr="001D6C26">
        <w:rPr>
          <w:lang w:val="el-GR"/>
        </w:rPr>
        <w:t xml:space="preserve">.  Στη συνέχεια αν όλα μας τα ράφια είναι γεμάτα τότε το προϊόν παραμένει εκεί, αλλιώς θα τοποθετηθεί σε ένα ράφι.  Όταν είναι στο ράφι μπορεί να μετακινηθεί σε άλλα ράφια αλλά η </w:t>
      </w:r>
      <w:r w:rsidRPr="001D6C26">
        <w:rPr>
          <w:lang w:val="el-GR"/>
        </w:rPr>
        <w:lastRenderedPageBreak/>
        <w:t xml:space="preserve">κατάσταση του παραμένει ότι είναι σε ράφι.  Τέλος όταν διώξουμε αυτό το αντικείμενο η κατάσταση του θα γίνει </w:t>
      </w:r>
      <w:proofErr w:type="spellStart"/>
      <w:r w:rsidRPr="001D6C26">
        <w:rPr>
          <w:lang w:val="el-GR"/>
        </w:rPr>
        <w:t>οτι</w:t>
      </w:r>
      <w:proofErr w:type="spellEnd"/>
      <w:r w:rsidRPr="001D6C26">
        <w:rPr>
          <w:lang w:val="el-GR"/>
        </w:rPr>
        <w:t xml:space="preserve"> αποστάλθηκε.</w:t>
      </w:r>
    </w:p>
    <w:p w14:paraId="59FB29BC" w14:textId="77777777" w:rsidR="009962AE" w:rsidRPr="001D6C26" w:rsidRDefault="009962AE">
      <w:pPr>
        <w:spacing w:after="120" w:line="240" w:lineRule="auto"/>
        <w:rPr>
          <w:rFonts w:ascii="Calibri" w:eastAsia="Calibri" w:hAnsi="Calibri" w:cs="Calibri"/>
          <w:i/>
          <w:color w:val="76923C"/>
          <w:lang w:val="el-GR"/>
        </w:rPr>
      </w:pPr>
    </w:p>
    <w:p w14:paraId="137D0105" w14:textId="77777777"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45" w:name="_v91xudwa7h7y" w:colFirst="0" w:colLast="0"/>
      <w:bookmarkEnd w:id="45"/>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14:paraId="3D9CD517" w14:textId="77777777" w:rsidR="009962AE" w:rsidRDefault="009962AE"/>
    <w:p w14:paraId="44A796A4" w14:textId="77777777" w:rsidR="009962AE" w:rsidRDefault="001D6C26">
      <w:r>
        <w:rPr>
          <w:noProof/>
          <w:lang w:val="en-US"/>
        </w:rPr>
        <w:drawing>
          <wp:inline distT="114300" distB="114300" distL="114300" distR="114300" wp14:anchorId="53A1DF7D" wp14:editId="0407A345">
            <wp:extent cx="5943600" cy="195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1955800"/>
                    </a:xfrm>
                    <a:prstGeom prst="rect">
                      <a:avLst/>
                    </a:prstGeom>
                    <a:ln/>
                  </pic:spPr>
                </pic:pic>
              </a:graphicData>
            </a:graphic>
          </wp:inline>
        </w:drawing>
      </w:r>
    </w:p>
    <w:p w14:paraId="6C4AEFC3" w14:textId="77777777" w:rsidR="009962AE" w:rsidRDefault="009962AE"/>
    <w:p w14:paraId="11DCF20C" w14:textId="77777777" w:rsidR="009962AE" w:rsidRDefault="009962AE"/>
    <w:p w14:paraId="643E608B" w14:textId="77777777" w:rsidR="009962AE" w:rsidRDefault="009962AE"/>
    <w:p w14:paraId="480A9873" w14:textId="77777777" w:rsidR="009962AE" w:rsidRDefault="009962AE"/>
    <w:p w14:paraId="59875974" w14:textId="77777777" w:rsidR="009962AE" w:rsidRDefault="009962AE"/>
    <w:p w14:paraId="387FA3A3" w14:textId="77777777" w:rsidR="009962AE" w:rsidRDefault="009962AE"/>
    <w:p w14:paraId="13B57EA8" w14:textId="77777777" w:rsidR="009962AE" w:rsidRDefault="009962AE"/>
    <w:p w14:paraId="34C8AFB9" w14:textId="77777777" w:rsidR="009962AE" w:rsidRDefault="009962AE"/>
    <w:p w14:paraId="120A2AFF" w14:textId="77777777" w:rsidR="009962AE" w:rsidRDefault="009962AE"/>
    <w:p w14:paraId="2B20237F" w14:textId="77777777" w:rsidR="009962AE" w:rsidRDefault="009962AE"/>
    <w:p w14:paraId="0AFE9515" w14:textId="77777777" w:rsidR="009962AE" w:rsidRDefault="009962AE"/>
    <w:p w14:paraId="63AA0737" w14:textId="77777777" w:rsidR="009962AE" w:rsidRDefault="009962AE"/>
    <w:p w14:paraId="0CE3B8DA" w14:textId="77777777" w:rsidR="009962AE" w:rsidRDefault="009962AE"/>
    <w:p w14:paraId="17373DF1" w14:textId="77777777" w:rsidR="009962AE" w:rsidRDefault="009962AE"/>
    <w:p w14:paraId="3D50099D" w14:textId="77777777" w:rsidR="009962AE" w:rsidRDefault="009962AE"/>
    <w:p w14:paraId="428D9551" w14:textId="77777777" w:rsidR="009962AE" w:rsidRDefault="009962AE"/>
    <w:p w14:paraId="4CA610A1" w14:textId="77777777" w:rsidR="009962AE" w:rsidRDefault="009962AE"/>
    <w:p w14:paraId="19D8BFEA" w14:textId="77777777" w:rsidR="009962AE" w:rsidRDefault="009962AE"/>
    <w:p w14:paraId="2B473C2A" w14:textId="77777777" w:rsidR="009962AE" w:rsidRDefault="001D6C26">
      <w:pPr>
        <w:numPr>
          <w:ilvl w:val="1"/>
          <w:numId w:val="1"/>
        </w:numPr>
      </w:pPr>
      <w:r>
        <w:rPr>
          <w:b/>
          <w:sz w:val="28"/>
          <w:szCs w:val="28"/>
        </w:rPr>
        <w:t>Κα</w:t>
      </w:r>
      <w:proofErr w:type="spellStart"/>
      <w:r>
        <w:rPr>
          <w:b/>
          <w:sz w:val="28"/>
          <w:szCs w:val="28"/>
        </w:rPr>
        <w:t>τάστ</w:t>
      </w:r>
      <w:proofErr w:type="spellEnd"/>
      <w:r>
        <w:rPr>
          <w:b/>
          <w:sz w:val="28"/>
          <w:szCs w:val="28"/>
        </w:rPr>
        <w:t xml:space="preserve">αση </w:t>
      </w:r>
      <w:proofErr w:type="spellStart"/>
      <w:r>
        <w:rPr>
          <w:b/>
          <w:sz w:val="28"/>
          <w:szCs w:val="28"/>
        </w:rPr>
        <w:t>Ειδο</w:t>
      </w:r>
      <w:proofErr w:type="spellEnd"/>
      <w:r>
        <w:rPr>
          <w:b/>
          <w:sz w:val="28"/>
          <w:szCs w:val="28"/>
        </w:rPr>
        <w:t>ποιήσεων</w:t>
      </w:r>
    </w:p>
    <w:p w14:paraId="66DBEE06" w14:textId="77777777" w:rsidR="009962AE" w:rsidRDefault="009962AE"/>
    <w:p w14:paraId="1E47430F" w14:textId="77777777"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46" w:name="_xkagbrbs9qvj" w:colFirst="0" w:colLast="0"/>
      <w:bookmarkEnd w:id="46"/>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14:paraId="2EE458FD" w14:textId="00BBDD95" w:rsidR="009962AE" w:rsidRPr="001D6C26" w:rsidRDefault="001D6C26">
      <w:pPr>
        <w:rPr>
          <w:rFonts w:ascii="Calibri" w:eastAsia="Calibri" w:hAnsi="Calibri" w:cs="Calibri"/>
          <w:i/>
          <w:color w:val="76923C"/>
          <w:lang w:val="el-GR"/>
        </w:rPr>
      </w:pPr>
      <w:r w:rsidRPr="001D6C26">
        <w:rPr>
          <w:lang w:val="el-GR"/>
        </w:rPr>
        <w:t>Σε αυτή την κατάσταση περιγράφονται οι ειδοποιήσεις(</w:t>
      </w:r>
      <w:r>
        <w:t>alerts</w:t>
      </w:r>
      <w:r w:rsidRPr="001D6C26">
        <w:rPr>
          <w:lang w:val="el-GR"/>
        </w:rPr>
        <w:t xml:space="preserve">) του συστήματος. Αρχικά δεν </w:t>
      </w:r>
      <w:del w:id="47" w:author="Georgia Kapitsaki" w:date="2019-11-19T13:00:00Z">
        <w:r w:rsidRPr="001D6C26" w:rsidDel="002052BF">
          <w:rPr>
            <w:lang w:val="el-GR"/>
          </w:rPr>
          <w:delText>εχουμε</w:delText>
        </w:r>
      </w:del>
      <w:ins w:id="48" w:author="Georgia Kapitsaki" w:date="2019-11-19T13:00:00Z">
        <w:r w:rsidR="002052BF" w:rsidRPr="001D6C26">
          <w:rPr>
            <w:lang w:val="el-GR"/>
          </w:rPr>
          <w:t>έχουμε</w:t>
        </w:r>
      </w:ins>
      <w:r w:rsidRPr="001D6C26">
        <w:rPr>
          <w:lang w:val="el-GR"/>
        </w:rPr>
        <w:t xml:space="preserve"> ειδοποιήσεις. Όταν το ο αποθηκευτικός χώρος της αποθήκης φτάσει στο 90% τότε στέλνετε ειδοποίηση του </w:t>
      </w:r>
      <w:del w:id="49" w:author="Georgia Kapitsaki" w:date="2019-11-19T13:00:00Z">
        <w:r w:rsidRPr="001D6C26" w:rsidDel="002052BF">
          <w:rPr>
            <w:lang w:val="el-GR"/>
          </w:rPr>
          <w:delText>γεγονοτος</w:delText>
        </w:r>
      </w:del>
      <w:ins w:id="50" w:author="Georgia Kapitsaki" w:date="2019-11-19T13:00:00Z">
        <w:r w:rsidR="002052BF" w:rsidRPr="001D6C26">
          <w:rPr>
            <w:lang w:val="el-GR"/>
          </w:rPr>
          <w:t>γεγονότος</w:t>
        </w:r>
      </w:ins>
      <w:r w:rsidRPr="001D6C26">
        <w:rPr>
          <w:lang w:val="el-GR"/>
        </w:rPr>
        <w:t xml:space="preserve"> και ειδοποιείτ</w:t>
      </w:r>
      <w:ins w:id="51" w:author="Georgia Kapitsaki" w:date="2019-11-19T13:00:00Z">
        <w:r w:rsidR="002052BF">
          <w:rPr>
            <w:lang w:val="el-GR"/>
          </w:rPr>
          <w:t>αι</w:t>
        </w:r>
      </w:ins>
      <w:del w:id="52" w:author="Georgia Kapitsaki" w:date="2019-11-19T13:00:00Z">
        <w:r w:rsidRPr="001D6C26" w:rsidDel="002052BF">
          <w:rPr>
            <w:lang w:val="el-GR"/>
          </w:rPr>
          <w:delText>ε</w:delText>
        </w:r>
      </w:del>
      <w:r w:rsidRPr="001D6C26">
        <w:rPr>
          <w:lang w:val="el-GR"/>
        </w:rPr>
        <w:t xml:space="preserve"> ο διαχειριστής. Επιπλέον όταν προϊόντα πλησιάζουν την </w:t>
      </w:r>
      <w:del w:id="53" w:author="Georgia Kapitsaki" w:date="2019-11-19T13:00:00Z">
        <w:r w:rsidRPr="001D6C26" w:rsidDel="002052BF">
          <w:rPr>
            <w:lang w:val="el-GR"/>
          </w:rPr>
          <w:delText>ημερομηνια</w:delText>
        </w:r>
      </w:del>
      <w:ins w:id="54" w:author="Georgia Kapitsaki" w:date="2019-11-19T13:00:00Z">
        <w:r w:rsidR="002052BF" w:rsidRPr="001D6C26">
          <w:rPr>
            <w:lang w:val="el-GR"/>
          </w:rPr>
          <w:t>ημερομηνία</w:t>
        </w:r>
      </w:ins>
      <w:r w:rsidRPr="001D6C26">
        <w:rPr>
          <w:lang w:val="el-GR"/>
        </w:rPr>
        <w:t xml:space="preserve"> λήξης τους σε ένα μήνα ,στέλνετε ειδοποίηση στον </w:t>
      </w:r>
      <w:del w:id="55" w:author="Georgia Kapitsaki" w:date="2019-11-19T13:00:00Z">
        <w:r w:rsidRPr="001D6C26" w:rsidDel="002052BF">
          <w:rPr>
            <w:lang w:val="el-GR"/>
          </w:rPr>
          <w:delText>διαχειριστη</w:delText>
        </w:r>
      </w:del>
      <w:ins w:id="56" w:author="Georgia Kapitsaki" w:date="2019-11-19T13:00:00Z">
        <w:r w:rsidR="002052BF" w:rsidRPr="001D6C26">
          <w:rPr>
            <w:lang w:val="el-GR"/>
          </w:rPr>
          <w:t>διαχειριστή</w:t>
        </w:r>
      </w:ins>
      <w:r w:rsidRPr="001D6C26">
        <w:rPr>
          <w:lang w:val="el-GR"/>
        </w:rPr>
        <w:t xml:space="preserve"> του συστήματος. </w:t>
      </w:r>
    </w:p>
    <w:p w14:paraId="0936A0C7" w14:textId="77777777" w:rsidR="009962AE" w:rsidRPr="001D6C26" w:rsidRDefault="009962AE">
      <w:pPr>
        <w:spacing w:after="120" w:line="240" w:lineRule="auto"/>
        <w:rPr>
          <w:rFonts w:ascii="Calibri" w:eastAsia="Calibri" w:hAnsi="Calibri" w:cs="Calibri"/>
          <w:i/>
          <w:color w:val="76923C"/>
          <w:lang w:val="el-GR"/>
        </w:rPr>
      </w:pPr>
    </w:p>
    <w:p w14:paraId="0FC2B4FB" w14:textId="77777777"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57" w:name="_hzd93nh4rlit" w:colFirst="0" w:colLast="0"/>
      <w:bookmarkEnd w:id="57"/>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14:paraId="3BA5CDFC" w14:textId="77777777" w:rsidR="009962AE" w:rsidRDefault="001D6C26">
      <w:commentRangeStart w:id="58"/>
      <w:r>
        <w:rPr>
          <w:noProof/>
          <w:lang w:val="en-US"/>
        </w:rPr>
        <w:drawing>
          <wp:inline distT="114300" distB="114300" distL="114300" distR="114300" wp14:anchorId="340F2DE9" wp14:editId="4561250D">
            <wp:extent cx="5943600" cy="1638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1638300"/>
                    </a:xfrm>
                    <a:prstGeom prst="rect">
                      <a:avLst/>
                    </a:prstGeom>
                    <a:ln/>
                  </pic:spPr>
                </pic:pic>
              </a:graphicData>
            </a:graphic>
          </wp:inline>
        </w:drawing>
      </w:r>
      <w:commentRangeEnd w:id="58"/>
      <w:r w:rsidR="002052BF">
        <w:rPr>
          <w:rStyle w:val="CommentReference"/>
        </w:rPr>
        <w:commentReference w:id="58"/>
      </w:r>
    </w:p>
    <w:p w14:paraId="62DC1D5A" w14:textId="77777777" w:rsidR="009962AE" w:rsidRDefault="009962AE"/>
    <w:p w14:paraId="315EF99C" w14:textId="77777777" w:rsidR="009962AE" w:rsidRDefault="009962AE"/>
    <w:p w14:paraId="239AAF70" w14:textId="77777777" w:rsidR="009962AE" w:rsidRDefault="009962AE" w:rsidP="001D6C26">
      <w:pPr>
        <w:pStyle w:val="Heading1"/>
        <w:keepNext w:val="0"/>
        <w:keepLines w:val="0"/>
        <w:spacing w:before="0" w:after="200"/>
        <w:ind w:left="720"/>
        <w:rPr>
          <w:rFonts w:ascii="Calibri" w:eastAsia="Calibri" w:hAnsi="Calibri" w:cs="Calibri"/>
          <w:b/>
          <w:sz w:val="28"/>
          <w:szCs w:val="28"/>
        </w:rPr>
      </w:pPr>
      <w:bookmarkStart w:id="59" w:name="_2xcytpi" w:colFirst="0" w:colLast="0"/>
      <w:bookmarkEnd w:id="59"/>
    </w:p>
    <w:sectPr w:rsidR="009962A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Georgia Kapitsaki" w:date="2019-11-19T12:33:00Z" w:initials="GK">
    <w:p w14:paraId="026F3D48" w14:textId="77777777" w:rsidR="00AB2253" w:rsidRPr="00AB2253" w:rsidRDefault="00AB2253">
      <w:pPr>
        <w:pStyle w:val="CommentText"/>
        <w:rPr>
          <w:lang w:val="el-GR"/>
        </w:rPr>
      </w:pPr>
      <w:r>
        <w:rPr>
          <w:rStyle w:val="CommentReference"/>
        </w:rPr>
        <w:annotationRef/>
      </w:r>
      <w:r>
        <w:rPr>
          <w:lang w:val="el-GR"/>
        </w:rPr>
        <w:t>Πιο σωστά: στο σύστημα.</w:t>
      </w:r>
    </w:p>
  </w:comment>
  <w:comment w:id="14" w:author="Georgia Kapitsaki" w:date="2019-11-19T12:34:00Z" w:initials="GK">
    <w:p w14:paraId="008E964D" w14:textId="77777777" w:rsidR="00AB2253" w:rsidRPr="00AB2253" w:rsidRDefault="00AB2253">
      <w:pPr>
        <w:pStyle w:val="CommentText"/>
        <w:rPr>
          <w:lang w:val="el-GR"/>
        </w:rPr>
      </w:pPr>
      <w:r>
        <w:rPr>
          <w:rStyle w:val="CommentReference"/>
        </w:rPr>
        <w:annotationRef/>
      </w:r>
      <w:r>
        <w:rPr>
          <w:lang w:val="el-GR"/>
        </w:rPr>
        <w:t xml:space="preserve">Σίγουρα υπάρχει κάποια αναφορά σχετική. </w:t>
      </w:r>
      <w:proofErr w:type="spellStart"/>
      <w:r>
        <w:rPr>
          <w:lang w:val="el-GR"/>
        </w:rPr>
        <w:t>Π.χ</w:t>
      </w:r>
      <w:proofErr w:type="spellEnd"/>
      <w:r>
        <w:rPr>
          <w:lang w:val="el-GR"/>
        </w:rPr>
        <w:t xml:space="preserve"> για τη σχεδίαση βάσει </w:t>
      </w:r>
      <w:r>
        <w:rPr>
          <w:lang w:val="en-US"/>
        </w:rPr>
        <w:t>UML</w:t>
      </w:r>
      <w:r w:rsidRPr="00AB2253">
        <w:rPr>
          <w:lang w:val="el-GR"/>
        </w:rPr>
        <w:t>.</w:t>
      </w:r>
    </w:p>
  </w:comment>
  <w:comment w:id="17" w:author="Georgia Kapitsaki" w:date="2019-11-19T12:35:00Z" w:initials="GK">
    <w:p w14:paraId="7928C2B7" w14:textId="77777777" w:rsidR="00AB2253" w:rsidRPr="00AB2253" w:rsidRDefault="00AB2253">
      <w:pPr>
        <w:pStyle w:val="CommentText"/>
        <w:rPr>
          <w:lang w:val="el-GR"/>
        </w:rPr>
      </w:pPr>
      <w:r>
        <w:rPr>
          <w:rStyle w:val="CommentReference"/>
        </w:rPr>
        <w:annotationRef/>
      </w:r>
      <w:r>
        <w:rPr>
          <w:lang w:val="el-GR"/>
        </w:rPr>
        <w:t xml:space="preserve">Θα μπορούσατε να τη χρησιμοποιήσετε με λίγα επίπεδα, αλλά είναι εντάξει η επιλογή σας. </w:t>
      </w:r>
    </w:p>
  </w:comment>
  <w:comment w:id="20" w:author="Georgia Kapitsaki" w:date="2019-11-19T12:36:00Z" w:initials="GK">
    <w:p w14:paraId="2BC2E6E7" w14:textId="77777777" w:rsidR="00AB2253" w:rsidRPr="00AB2253" w:rsidRDefault="00AB2253">
      <w:pPr>
        <w:pStyle w:val="CommentText"/>
        <w:rPr>
          <w:lang w:val="el-GR"/>
        </w:rPr>
      </w:pPr>
      <w:r>
        <w:rPr>
          <w:rStyle w:val="CommentReference"/>
        </w:rPr>
        <w:annotationRef/>
      </w:r>
      <w:r>
        <w:rPr>
          <w:lang w:val="el-GR"/>
        </w:rPr>
        <w:t>Το αρχιτεκτονικό διάγραμμα χρειάζεται ανεξαρτήτως αν έχει χρησιμοποιηθεί κάποιο μοτίβο ή όχι.</w:t>
      </w:r>
    </w:p>
  </w:comment>
  <w:comment w:id="24" w:author="Georgia Kapitsaki" w:date="2019-11-19T12:36:00Z" w:initials="GK">
    <w:p w14:paraId="6F20FF76" w14:textId="14DAB010" w:rsidR="00AB2253" w:rsidRPr="00AB2253" w:rsidRDefault="00AB2253">
      <w:pPr>
        <w:pStyle w:val="CommentText"/>
        <w:rPr>
          <w:lang w:val="el-GR"/>
        </w:rPr>
      </w:pPr>
      <w:r>
        <w:rPr>
          <w:rStyle w:val="CommentReference"/>
        </w:rPr>
        <w:annotationRef/>
      </w:r>
      <w:r>
        <w:rPr>
          <w:lang w:val="el-GR"/>
        </w:rPr>
        <w:t xml:space="preserve">Το </w:t>
      </w:r>
      <w:r>
        <w:rPr>
          <w:lang w:val="en-US"/>
        </w:rPr>
        <w:t>User</w:t>
      </w:r>
      <w:r w:rsidRPr="00AB2253">
        <w:rPr>
          <w:lang w:val="el-GR"/>
        </w:rPr>
        <w:t xml:space="preserve"> </w:t>
      </w:r>
      <w:r>
        <w:rPr>
          <w:lang w:val="el-GR"/>
        </w:rPr>
        <w:t xml:space="preserve">είναι περιττό, εκτός αν αναφέρεστε σε </w:t>
      </w:r>
      <w:proofErr w:type="spellStart"/>
      <w:r>
        <w:rPr>
          <w:lang w:val="en-US"/>
        </w:rPr>
        <w:t>UserManagement</w:t>
      </w:r>
      <w:proofErr w:type="spellEnd"/>
      <w:r w:rsidRPr="00AB2253">
        <w:rPr>
          <w:lang w:val="el-GR"/>
        </w:rPr>
        <w:t xml:space="preserve"> </w:t>
      </w:r>
      <w:r>
        <w:rPr>
          <w:lang w:val="el-GR"/>
        </w:rPr>
        <w:t xml:space="preserve">συστατικό. Το </w:t>
      </w:r>
      <w:r>
        <w:rPr>
          <w:lang w:val="en-US"/>
        </w:rPr>
        <w:t>GUI</w:t>
      </w:r>
      <w:r w:rsidRPr="00AB2253">
        <w:rPr>
          <w:lang w:val="el-GR"/>
        </w:rPr>
        <w:t xml:space="preserve"> </w:t>
      </w:r>
      <w:r>
        <w:rPr>
          <w:lang w:val="el-GR"/>
        </w:rPr>
        <w:t xml:space="preserve">γιατί είναι μόνο του; Κάποιοι θα το </w:t>
      </w:r>
      <w:r w:rsidR="001424CD">
        <w:rPr>
          <w:lang w:val="el-GR"/>
        </w:rPr>
        <w:t>χρειάζονται</w:t>
      </w:r>
      <w:r>
        <w:rPr>
          <w:lang w:val="el-GR"/>
        </w:rPr>
        <w:t xml:space="preserve"> από τα άλλα συστατικά. </w:t>
      </w:r>
    </w:p>
  </w:comment>
  <w:comment w:id="28" w:author="Georgia Kapitsaki" w:date="2019-11-19T12:38:00Z" w:initials="GK">
    <w:p w14:paraId="24A10D69" w14:textId="4A943C7F" w:rsidR="001424CD" w:rsidRPr="001424CD" w:rsidRDefault="001424CD">
      <w:pPr>
        <w:pStyle w:val="CommentText"/>
        <w:rPr>
          <w:lang w:val="el-GR"/>
        </w:rPr>
      </w:pPr>
      <w:r>
        <w:rPr>
          <w:rStyle w:val="CommentReference"/>
        </w:rPr>
        <w:annotationRef/>
      </w:r>
      <w:r>
        <w:rPr>
          <w:lang w:val="el-GR"/>
        </w:rPr>
        <w:t xml:space="preserve">Λείπει κάποια συνάρτηση εδώ, π.χ. </w:t>
      </w:r>
      <w:proofErr w:type="spellStart"/>
      <w:r>
        <w:rPr>
          <w:lang w:val="en-US"/>
        </w:rPr>
        <w:t>showVisualization</w:t>
      </w:r>
      <w:proofErr w:type="spellEnd"/>
      <w:r>
        <w:rPr>
          <w:lang w:val="el-GR"/>
        </w:rPr>
        <w:t xml:space="preserve">. Καλύτερα στο όνομα να υπήρχε η αναφορά σε χάρτη. </w:t>
      </w:r>
    </w:p>
  </w:comment>
  <w:comment w:id="29" w:author="Georgia Kapitsaki" w:date="2019-11-19T12:44:00Z" w:initials="GK">
    <w:p w14:paraId="08DDAFF7" w14:textId="77777777" w:rsidR="008B2346" w:rsidRDefault="008B2346">
      <w:pPr>
        <w:pStyle w:val="CommentText"/>
        <w:rPr>
          <w:lang w:val="el-GR"/>
        </w:rPr>
      </w:pPr>
      <w:r>
        <w:rPr>
          <w:rStyle w:val="CommentReference"/>
        </w:rPr>
        <w:annotationRef/>
      </w:r>
      <w:r>
        <w:rPr>
          <w:lang w:val="el-GR"/>
        </w:rPr>
        <w:t xml:space="preserve">Η συνάρτηση </w:t>
      </w:r>
      <w:proofErr w:type="spellStart"/>
      <w:r>
        <w:rPr>
          <w:lang w:val="en-US"/>
        </w:rPr>
        <w:t>addWarehouse</w:t>
      </w:r>
      <w:proofErr w:type="spellEnd"/>
      <w:r w:rsidRPr="008B2346">
        <w:rPr>
          <w:lang w:val="el-GR"/>
        </w:rPr>
        <w:t xml:space="preserve"> δεν θα </w:t>
      </w:r>
      <w:r>
        <w:rPr>
          <w:lang w:val="el-GR"/>
        </w:rPr>
        <w:t xml:space="preserve">έπρεπε να είναι μέσα στην κλάση </w:t>
      </w:r>
      <w:r>
        <w:rPr>
          <w:lang w:val="en-US"/>
        </w:rPr>
        <w:t>Warehouse</w:t>
      </w:r>
      <w:r w:rsidRPr="008B2346">
        <w:rPr>
          <w:lang w:val="el-GR"/>
        </w:rPr>
        <w:t xml:space="preserve">, </w:t>
      </w:r>
      <w:r>
        <w:rPr>
          <w:lang w:val="el-GR"/>
        </w:rPr>
        <w:t xml:space="preserve">αλλά σε κάποια άλλη που κάνει την προσθήκη. Π.χ. μπορούσατε να βάλετε μια κλάση </w:t>
      </w:r>
      <w:proofErr w:type="spellStart"/>
      <w:r>
        <w:rPr>
          <w:lang w:val="en-US"/>
        </w:rPr>
        <w:t>WarehouseManagement</w:t>
      </w:r>
      <w:proofErr w:type="spellEnd"/>
      <w:r w:rsidRPr="008B2346">
        <w:rPr>
          <w:lang w:val="el-GR"/>
        </w:rPr>
        <w:t xml:space="preserve">. </w:t>
      </w:r>
      <w:r>
        <w:rPr>
          <w:lang w:val="en-US"/>
        </w:rPr>
        <w:t>A</w:t>
      </w:r>
      <w:proofErr w:type="spellStart"/>
      <w:r>
        <w:rPr>
          <w:lang w:val="el-GR"/>
        </w:rPr>
        <w:t>υτό</w:t>
      </w:r>
      <w:proofErr w:type="spellEnd"/>
      <w:r>
        <w:rPr>
          <w:lang w:val="el-GR"/>
        </w:rPr>
        <w:t xml:space="preserve"> αν μπορώ να έχω πολλά </w:t>
      </w:r>
      <w:proofErr w:type="spellStart"/>
      <w:r>
        <w:rPr>
          <w:lang w:val="el-GR"/>
        </w:rPr>
        <w:t>Warehouse</w:t>
      </w:r>
      <w:proofErr w:type="spellEnd"/>
      <w:r>
        <w:rPr>
          <w:lang w:val="el-GR"/>
        </w:rPr>
        <w:t>. Αν είναι μόνο 1, απλά είναι περιττή η συνάρτηση.</w:t>
      </w:r>
    </w:p>
    <w:p w14:paraId="0CB83A23" w14:textId="77777777" w:rsidR="008B2346" w:rsidRDefault="008B2346">
      <w:pPr>
        <w:pStyle w:val="CommentText"/>
        <w:rPr>
          <w:lang w:val="el-GR"/>
        </w:rPr>
      </w:pPr>
    </w:p>
    <w:p w14:paraId="6830ED25" w14:textId="01B926C7" w:rsidR="008B2346" w:rsidRDefault="008B2346">
      <w:pPr>
        <w:pStyle w:val="CommentText"/>
        <w:rPr>
          <w:lang w:val="el-GR"/>
        </w:rPr>
      </w:pPr>
      <w:r>
        <w:rPr>
          <w:lang w:val="el-GR"/>
        </w:rPr>
        <w:t xml:space="preserve">Για τον ίδιο λόγο το </w:t>
      </w:r>
      <w:proofErr w:type="spellStart"/>
      <w:r>
        <w:rPr>
          <w:lang w:val="en-US"/>
        </w:rPr>
        <w:t>createClient</w:t>
      </w:r>
      <w:proofErr w:type="spellEnd"/>
      <w:r w:rsidRPr="008B2346">
        <w:rPr>
          <w:lang w:val="el-GR"/>
        </w:rPr>
        <w:t xml:space="preserve"> </w:t>
      </w:r>
      <w:r>
        <w:rPr>
          <w:lang w:val="el-GR"/>
        </w:rPr>
        <w:t xml:space="preserve">δεν θα έπρεπε να είναι συνάρτηση του </w:t>
      </w:r>
      <w:r>
        <w:rPr>
          <w:lang w:val="en-US"/>
        </w:rPr>
        <w:t>Client</w:t>
      </w:r>
      <w:r w:rsidRPr="008B2346">
        <w:rPr>
          <w:lang w:val="el-GR"/>
        </w:rPr>
        <w:t xml:space="preserve">. </w:t>
      </w:r>
    </w:p>
    <w:p w14:paraId="45B83547" w14:textId="32916967" w:rsidR="008B2346" w:rsidRPr="008B2346" w:rsidRDefault="008B2346">
      <w:pPr>
        <w:pStyle w:val="CommentText"/>
        <w:rPr>
          <w:lang w:val="el-GR"/>
        </w:rPr>
      </w:pPr>
    </w:p>
    <w:p w14:paraId="08601FA4" w14:textId="77777777" w:rsidR="008B2346" w:rsidRDefault="008B2346">
      <w:pPr>
        <w:pStyle w:val="CommentText"/>
        <w:rPr>
          <w:lang w:val="el-GR"/>
        </w:rPr>
      </w:pPr>
      <w:r>
        <w:rPr>
          <w:lang w:val="el-GR"/>
        </w:rPr>
        <w:t xml:space="preserve">Ο </w:t>
      </w:r>
      <w:r>
        <w:rPr>
          <w:lang w:val="en-US"/>
        </w:rPr>
        <w:t>User</w:t>
      </w:r>
      <w:r w:rsidRPr="008B2346">
        <w:rPr>
          <w:lang w:val="el-GR"/>
        </w:rPr>
        <w:t xml:space="preserve"> </w:t>
      </w:r>
      <w:r>
        <w:rPr>
          <w:lang w:val="el-GR"/>
        </w:rPr>
        <w:t xml:space="preserve">θα μπορούσε να είναι παιδί του </w:t>
      </w:r>
      <w:r>
        <w:rPr>
          <w:lang w:val="en-US"/>
        </w:rPr>
        <w:t>Client</w:t>
      </w:r>
      <w:r w:rsidRPr="008B2346">
        <w:rPr>
          <w:lang w:val="el-GR"/>
        </w:rPr>
        <w:t xml:space="preserve">, </w:t>
      </w:r>
      <w:r>
        <w:rPr>
          <w:lang w:val="el-GR"/>
        </w:rPr>
        <w:t xml:space="preserve">αφού κάνει όσα ο </w:t>
      </w:r>
      <w:r>
        <w:rPr>
          <w:lang w:val="en-US"/>
        </w:rPr>
        <w:t>Client</w:t>
      </w:r>
      <w:r w:rsidRPr="008B2346">
        <w:rPr>
          <w:lang w:val="el-GR"/>
        </w:rPr>
        <w:t xml:space="preserve"> </w:t>
      </w:r>
      <w:r>
        <w:rPr>
          <w:lang w:val="el-GR"/>
        </w:rPr>
        <w:t xml:space="preserve">και ακόμα περισσότερα. </w:t>
      </w:r>
    </w:p>
    <w:p w14:paraId="2C7C0161" w14:textId="77777777" w:rsidR="008B2346" w:rsidRDefault="008B2346">
      <w:pPr>
        <w:pStyle w:val="CommentText"/>
        <w:rPr>
          <w:lang w:val="el-GR"/>
        </w:rPr>
      </w:pPr>
    </w:p>
    <w:p w14:paraId="6DE35AEA" w14:textId="77777777" w:rsidR="008B2346" w:rsidRDefault="008B2346">
      <w:pPr>
        <w:pStyle w:val="CommentText"/>
        <w:rPr>
          <w:lang w:val="el-GR"/>
        </w:rPr>
      </w:pPr>
      <w:r>
        <w:rPr>
          <w:lang w:val="el-GR"/>
        </w:rPr>
        <w:t xml:space="preserve">Τις σχέσεις θα έπρεπε να τις σκεφτείτε λίγο καλύτερα. </w:t>
      </w:r>
    </w:p>
    <w:p w14:paraId="6466A766" w14:textId="77777777" w:rsidR="008B2346" w:rsidRDefault="008B2346">
      <w:pPr>
        <w:pStyle w:val="CommentText"/>
        <w:rPr>
          <w:lang w:val="el-GR"/>
        </w:rPr>
      </w:pPr>
    </w:p>
    <w:p w14:paraId="7A33EC6B" w14:textId="6493D9FE" w:rsidR="008B2346" w:rsidRPr="008B2346" w:rsidRDefault="008B2346">
      <w:pPr>
        <w:pStyle w:val="CommentText"/>
        <w:rPr>
          <w:lang w:val="el-GR"/>
        </w:rPr>
      </w:pPr>
      <w:r>
        <w:rPr>
          <w:lang w:val="el-GR"/>
        </w:rPr>
        <w:t xml:space="preserve">Σωστή η χρήση της κλάσης </w:t>
      </w:r>
      <w:r>
        <w:rPr>
          <w:lang w:val="en-US"/>
        </w:rPr>
        <w:t>Authentication</w:t>
      </w:r>
      <w:r w:rsidRPr="008B2346">
        <w:rPr>
          <w:lang w:val="el-GR"/>
        </w:rPr>
        <w:t xml:space="preserve">. </w:t>
      </w:r>
    </w:p>
  </w:comment>
  <w:comment w:id="33" w:author="Georgia Kapitsaki" w:date="2019-11-19T12:50:00Z" w:initials="GK">
    <w:p w14:paraId="0B164BC7" w14:textId="77777777" w:rsidR="00AD7CA1" w:rsidRDefault="00AD7CA1">
      <w:pPr>
        <w:pStyle w:val="CommentText"/>
        <w:rPr>
          <w:lang w:val="el-GR"/>
        </w:rPr>
      </w:pPr>
      <w:r>
        <w:rPr>
          <w:rStyle w:val="CommentReference"/>
        </w:rPr>
        <w:annotationRef/>
      </w:r>
      <w:r>
        <w:rPr>
          <w:lang w:val="el-GR"/>
        </w:rPr>
        <w:t xml:space="preserve">Για να υπάρχει εδώ ως αντικείμενο το </w:t>
      </w:r>
      <w:r>
        <w:rPr>
          <w:lang w:val="en-US"/>
        </w:rPr>
        <w:t>Database</w:t>
      </w:r>
      <w:r w:rsidRPr="00AD7CA1">
        <w:rPr>
          <w:lang w:val="el-GR"/>
        </w:rPr>
        <w:t xml:space="preserve"> </w:t>
      </w:r>
      <w:r>
        <w:rPr>
          <w:lang w:val="el-GR"/>
        </w:rPr>
        <w:t xml:space="preserve">θα έπρεπε να υπάρχει η αντίστοιχη κλάση. </w:t>
      </w:r>
    </w:p>
    <w:p w14:paraId="692EE03E" w14:textId="77777777" w:rsidR="002052BF" w:rsidRDefault="002052BF">
      <w:pPr>
        <w:pStyle w:val="CommentText"/>
        <w:rPr>
          <w:lang w:val="el-GR"/>
        </w:rPr>
      </w:pPr>
    </w:p>
    <w:p w14:paraId="7240D19C" w14:textId="60F734AD" w:rsidR="002052BF" w:rsidRPr="002052BF" w:rsidRDefault="002052BF">
      <w:pPr>
        <w:pStyle w:val="CommentText"/>
        <w:rPr>
          <w:lang w:val="el-GR"/>
        </w:rPr>
      </w:pPr>
      <w:r>
        <w:rPr>
          <w:lang w:val="en-US"/>
        </w:rPr>
        <w:t>T</w:t>
      </w:r>
      <w:r>
        <w:rPr>
          <w:lang w:val="el-GR"/>
        </w:rPr>
        <w:t xml:space="preserve">α μηνύματα ΔΕΝ συμφωνούν με το διάγραμμα κλάσεων. Θα έπρεπε όλα να βρίσκονται σε κλάσεις του συστήματος. </w:t>
      </w:r>
    </w:p>
  </w:comment>
  <w:comment w:id="38" w:author="Georgia Kapitsaki" w:date="2019-11-19T12:58:00Z" w:initials="GK">
    <w:p w14:paraId="37FAE0BB" w14:textId="2E8C2A45" w:rsidR="002052BF" w:rsidRDefault="002052BF">
      <w:pPr>
        <w:pStyle w:val="CommentText"/>
      </w:pPr>
      <w:r>
        <w:rPr>
          <w:rStyle w:val="CommentReference"/>
        </w:rPr>
        <w:annotationRef/>
      </w:r>
    </w:p>
  </w:comment>
  <w:comment w:id="39" w:author="Georgia Kapitsaki" w:date="2019-11-19T12:56:00Z" w:initials="GK">
    <w:p w14:paraId="06ACAB71" w14:textId="32F9E60A" w:rsidR="002052BF" w:rsidRPr="002052BF" w:rsidRDefault="002052BF">
      <w:pPr>
        <w:pStyle w:val="CommentText"/>
        <w:rPr>
          <w:lang w:val="el-GR"/>
        </w:rPr>
      </w:pPr>
      <w:r>
        <w:rPr>
          <w:rStyle w:val="CommentReference"/>
        </w:rPr>
        <w:annotationRef/>
      </w:r>
      <w:r>
        <w:rPr>
          <w:lang w:val="el-GR"/>
        </w:rPr>
        <w:t xml:space="preserve">Δεν υπάρχει σύνδεση με τις κλάσεις σε κανένα διάγραμμα. </w:t>
      </w:r>
    </w:p>
  </w:comment>
  <w:comment w:id="42" w:author="Georgia Kapitsaki" w:date="2019-11-19T12:58:00Z" w:initials="GK">
    <w:p w14:paraId="7A754BFC" w14:textId="77777777" w:rsidR="002052BF" w:rsidRDefault="002052BF">
      <w:pPr>
        <w:pStyle w:val="CommentText"/>
        <w:rPr>
          <w:lang w:val="el-GR"/>
        </w:rPr>
      </w:pPr>
      <w:r>
        <w:rPr>
          <w:rStyle w:val="CommentReference"/>
        </w:rPr>
        <w:annotationRef/>
      </w:r>
      <w:r>
        <w:rPr>
          <w:lang w:val="el-GR"/>
        </w:rPr>
        <w:t xml:space="preserve">Εδώ υπάρχει σύνδεση με τις κλάσεις. </w:t>
      </w:r>
    </w:p>
    <w:p w14:paraId="39E38769" w14:textId="77777777" w:rsidR="002052BF" w:rsidRDefault="002052BF">
      <w:pPr>
        <w:pStyle w:val="CommentText"/>
        <w:rPr>
          <w:lang w:val="el-GR"/>
        </w:rPr>
      </w:pPr>
    </w:p>
    <w:p w14:paraId="523E65B8" w14:textId="19E6893D" w:rsidR="002052BF" w:rsidRPr="002052BF" w:rsidRDefault="002052BF">
      <w:pPr>
        <w:pStyle w:val="CommentText"/>
        <w:rPr>
          <w:lang w:val="el-GR"/>
        </w:rPr>
      </w:pPr>
      <w:r>
        <w:rPr>
          <w:lang w:val="el-GR"/>
        </w:rPr>
        <w:t xml:space="preserve">Στο </w:t>
      </w:r>
      <w:r>
        <w:rPr>
          <w:lang w:val="en-US"/>
        </w:rPr>
        <w:t>Do</w:t>
      </w:r>
      <w:r w:rsidRPr="002052BF">
        <w:rPr>
          <w:lang w:val="el-GR"/>
        </w:rPr>
        <w:t xml:space="preserve"> </w:t>
      </w:r>
      <w:r>
        <w:rPr>
          <w:lang w:val="el-GR"/>
        </w:rPr>
        <w:t xml:space="preserve">στην κατάσταση </w:t>
      </w:r>
      <w:r>
        <w:rPr>
          <w:lang w:val="en-US"/>
        </w:rPr>
        <w:t>Has</w:t>
      </w:r>
      <w:r w:rsidRPr="002052BF">
        <w:rPr>
          <w:lang w:val="el-GR"/>
        </w:rPr>
        <w:t xml:space="preserve"> </w:t>
      </w:r>
      <w:r>
        <w:rPr>
          <w:lang w:val="en-US"/>
        </w:rPr>
        <w:t>Pallets</w:t>
      </w:r>
      <w:r w:rsidRPr="002052BF">
        <w:rPr>
          <w:lang w:val="el-GR"/>
        </w:rPr>
        <w:t xml:space="preserve"> </w:t>
      </w:r>
      <w:r>
        <w:rPr>
          <w:lang w:val="el-GR"/>
        </w:rPr>
        <w:t>δεν είναι ξεκάθαρο πότε εκτελείται το ένα και πότε το άλλο. Δεν θα έπρεπε να γίνονται και τα δύο.</w:t>
      </w:r>
    </w:p>
  </w:comment>
  <w:comment w:id="44" w:author="Georgia Kapitsaki" w:date="2019-11-19T13:00:00Z" w:initials="GK">
    <w:p w14:paraId="3C2B97B1" w14:textId="3FCE18C1" w:rsidR="002052BF" w:rsidRPr="002052BF" w:rsidRDefault="002052BF">
      <w:pPr>
        <w:pStyle w:val="CommentText"/>
        <w:rPr>
          <w:lang w:val="el-GR"/>
        </w:rPr>
      </w:pPr>
      <w:r>
        <w:rPr>
          <w:rStyle w:val="CommentReference"/>
        </w:rPr>
        <w:annotationRef/>
      </w:r>
      <w:r>
        <w:rPr>
          <w:lang w:val="el-GR"/>
        </w:rPr>
        <w:t xml:space="preserve">Δεν έχετε όμως κλάση </w:t>
      </w:r>
      <w:proofErr w:type="spellStart"/>
      <w:r>
        <w:rPr>
          <w:lang w:val="el-GR"/>
        </w:rPr>
        <w:t>προιοόν</w:t>
      </w:r>
      <w:proofErr w:type="spellEnd"/>
      <w:r>
        <w:rPr>
          <w:lang w:val="el-GR"/>
        </w:rPr>
        <w:t>.</w:t>
      </w:r>
    </w:p>
  </w:comment>
  <w:comment w:id="58" w:author="Georgia Kapitsaki" w:date="2019-11-19T13:01:00Z" w:initials="GK">
    <w:p w14:paraId="1CEC43E7" w14:textId="77777777" w:rsidR="002052BF" w:rsidRDefault="002052BF">
      <w:pPr>
        <w:pStyle w:val="CommentText"/>
        <w:rPr>
          <w:lang w:val="el-GR"/>
        </w:rPr>
      </w:pPr>
      <w:r>
        <w:rPr>
          <w:rStyle w:val="CommentReference"/>
        </w:rPr>
        <w:annotationRef/>
      </w:r>
      <w:r>
        <w:rPr>
          <w:lang w:val="el-GR"/>
        </w:rPr>
        <w:t xml:space="preserve">Πού υπάρχει η συνάρτηση </w:t>
      </w:r>
      <w:proofErr w:type="spellStart"/>
      <w:r>
        <w:rPr>
          <w:lang w:val="en-US"/>
        </w:rPr>
        <w:t>sendAlert</w:t>
      </w:r>
      <w:proofErr w:type="spellEnd"/>
      <w:r>
        <w:rPr>
          <w:lang w:val="el-GR"/>
        </w:rPr>
        <w:t>;</w:t>
      </w:r>
    </w:p>
    <w:p w14:paraId="20E28105" w14:textId="77777777" w:rsidR="002052BF" w:rsidRDefault="002052BF">
      <w:pPr>
        <w:pStyle w:val="CommentText"/>
        <w:rPr>
          <w:lang w:val="el-GR"/>
        </w:rPr>
      </w:pPr>
    </w:p>
    <w:p w14:paraId="42303CD3" w14:textId="4944B69C" w:rsidR="002052BF" w:rsidRPr="002052BF" w:rsidRDefault="002052BF">
      <w:pPr>
        <w:pStyle w:val="CommentText"/>
        <w:rPr>
          <w:lang w:val="el-GR"/>
        </w:rPr>
      </w:pPr>
      <w:r>
        <w:rPr>
          <w:lang w:val="el-GR"/>
        </w:rPr>
        <w:t xml:space="preserve">Γενικά έχετε κάνει καλές επιλογές σεναρίων για τα </w:t>
      </w:r>
      <w:r>
        <w:rPr>
          <w:lang w:val="en-US"/>
        </w:rPr>
        <w:t>state</w:t>
      </w:r>
      <w:r w:rsidRPr="002052BF">
        <w:rPr>
          <w:lang w:val="el-GR"/>
        </w:rPr>
        <w:t xml:space="preserve"> </w:t>
      </w:r>
      <w:r>
        <w:rPr>
          <w:lang w:val="en-US"/>
        </w:rPr>
        <w:t>diagrams</w:t>
      </w:r>
      <w:r w:rsidRPr="002052BF">
        <w:rPr>
          <w:lang w:val="el-GR"/>
        </w:rPr>
        <w:t xml:space="preserve">, </w:t>
      </w:r>
      <w:r>
        <w:rPr>
          <w:lang w:val="el-GR"/>
        </w:rPr>
        <w:t>αλλά μόνο το πρώτο αναφέρεται σωστά στην αντίστοιχη κλάση.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6F3D48" w15:done="0"/>
  <w15:commentEx w15:paraId="008E964D" w15:done="0"/>
  <w15:commentEx w15:paraId="7928C2B7" w15:done="0"/>
  <w15:commentEx w15:paraId="2BC2E6E7" w15:done="0"/>
  <w15:commentEx w15:paraId="6F20FF76" w15:done="0"/>
  <w15:commentEx w15:paraId="24A10D69" w15:done="0"/>
  <w15:commentEx w15:paraId="7A33EC6B" w15:done="0"/>
  <w15:commentEx w15:paraId="7240D19C" w15:done="0"/>
  <w15:commentEx w15:paraId="37FAE0BB" w15:done="0"/>
  <w15:commentEx w15:paraId="06ACAB71" w15:done="0"/>
  <w15:commentEx w15:paraId="523E65B8" w15:done="0"/>
  <w15:commentEx w15:paraId="3C2B97B1" w15:done="0"/>
  <w15:commentEx w15:paraId="42303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6F3D48" w16cid:durableId="218292A5"/>
  <w16cid:commentId w16cid:paraId="008E964D" w16cid:durableId="218292A6"/>
  <w16cid:commentId w16cid:paraId="7928C2B7" w16cid:durableId="218292A7"/>
  <w16cid:commentId w16cid:paraId="2BC2E6E7" w16cid:durableId="218292A8"/>
  <w16cid:commentId w16cid:paraId="6F20FF76" w16cid:durableId="218292A9"/>
  <w16cid:commentId w16cid:paraId="24A10D69" w16cid:durableId="218292AA"/>
  <w16cid:commentId w16cid:paraId="7A33EC6B" w16cid:durableId="218292AB"/>
  <w16cid:commentId w16cid:paraId="7240D19C" w16cid:durableId="218292AC"/>
  <w16cid:commentId w16cid:paraId="37FAE0BB" w16cid:durableId="218292AD"/>
  <w16cid:commentId w16cid:paraId="06ACAB71" w16cid:durableId="218292AE"/>
  <w16cid:commentId w16cid:paraId="523E65B8" w16cid:durableId="218292AF"/>
  <w16cid:commentId w16cid:paraId="3C2B97B1" w16cid:durableId="218292B0"/>
  <w16cid:commentId w16cid:paraId="42303CD3" w16cid:durableId="218292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870E2"/>
    <w:multiLevelType w:val="multilevel"/>
    <w:tmpl w:val="D916E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E03F6B"/>
    <w:multiLevelType w:val="multilevel"/>
    <w:tmpl w:val="3C865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006AB7"/>
    <w:multiLevelType w:val="multilevel"/>
    <w:tmpl w:val="8940F5FA"/>
    <w:lvl w:ilvl="0">
      <w:start w:val="1"/>
      <w:numFmt w:val="decimal"/>
      <w:lvlText w:val="%1."/>
      <w:lvlJc w:val="right"/>
      <w:pPr>
        <w:ind w:left="720" w:hanging="360"/>
      </w:pPr>
    </w:lvl>
    <w:lvl w:ilvl="1">
      <w:start w:val="1"/>
      <w:numFmt w:val="decimal"/>
      <w:lvlText w:val="%1.%2."/>
      <w:lvlJc w:val="right"/>
      <w:pPr>
        <w:ind w:left="1080" w:hanging="720"/>
      </w:pPr>
      <w:rPr>
        <w:rFonts w:ascii="Arial" w:eastAsia="Arial" w:hAnsi="Arial" w:cs="Arial"/>
        <w:b/>
        <w:sz w:val="28"/>
        <w:szCs w:val="28"/>
      </w:rPr>
    </w:lvl>
    <w:lvl w:ilvl="2">
      <w:start w:val="1"/>
      <w:numFmt w:val="decimal"/>
      <w:lvlText w:val="%1.%2.%3."/>
      <w:lvlJc w:val="right"/>
      <w:pPr>
        <w:ind w:left="1080" w:hanging="720"/>
      </w:pPr>
    </w:lvl>
    <w:lvl w:ilvl="3">
      <w:start w:val="1"/>
      <w:numFmt w:val="decimal"/>
      <w:lvlText w:val="%1.%2.%3.%4."/>
      <w:lvlJc w:val="right"/>
      <w:pPr>
        <w:ind w:left="1080" w:hanging="720"/>
      </w:pPr>
    </w:lvl>
    <w:lvl w:ilvl="4">
      <w:start w:val="1"/>
      <w:numFmt w:val="decimal"/>
      <w:lvlText w:val="%1.%2.%3.%4.%5."/>
      <w:lvlJc w:val="right"/>
      <w:pPr>
        <w:ind w:left="1440" w:hanging="1080"/>
      </w:pPr>
    </w:lvl>
    <w:lvl w:ilvl="5">
      <w:start w:val="1"/>
      <w:numFmt w:val="decimal"/>
      <w:lvlText w:val="%1.%2.%3.%4.%5.%6."/>
      <w:lvlJc w:val="right"/>
      <w:pPr>
        <w:ind w:left="1440" w:hanging="1080"/>
      </w:pPr>
    </w:lvl>
    <w:lvl w:ilvl="6">
      <w:start w:val="1"/>
      <w:numFmt w:val="decimal"/>
      <w:lvlText w:val="%1.%2.%3.%4.%5.%6.%7."/>
      <w:lvlJc w:val="right"/>
      <w:pPr>
        <w:ind w:left="1800" w:hanging="1440"/>
      </w:pPr>
    </w:lvl>
    <w:lvl w:ilvl="7">
      <w:start w:val="1"/>
      <w:numFmt w:val="decimal"/>
      <w:lvlText w:val="%1.%2.%3.%4.%5.%6.%7.%8."/>
      <w:lvlJc w:val="right"/>
      <w:pPr>
        <w:ind w:left="1800" w:hanging="1440"/>
      </w:pPr>
    </w:lvl>
    <w:lvl w:ilvl="8">
      <w:start w:val="1"/>
      <w:numFmt w:val="decimal"/>
      <w:lvlText w:val="%1.%2.%3.%4.%5.%6.%7.%8.%9."/>
      <w:lvlJc w:val="right"/>
      <w:pPr>
        <w:ind w:left="2160" w:hanging="180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rgia Kapitsaki">
    <w15:presenceInfo w15:providerId="None" w15:userId="Georgia Kapitsa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2AE"/>
    <w:rsid w:val="001424CD"/>
    <w:rsid w:val="001D6C26"/>
    <w:rsid w:val="002052BF"/>
    <w:rsid w:val="004B6D71"/>
    <w:rsid w:val="008B2346"/>
    <w:rsid w:val="009962AE"/>
    <w:rsid w:val="00AB2253"/>
    <w:rsid w:val="00AD7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571A"/>
  <w15:docId w15:val="{9388C12B-F9EB-4290-AA53-CA44CCE14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AB2253"/>
    <w:rPr>
      <w:sz w:val="16"/>
      <w:szCs w:val="16"/>
    </w:rPr>
  </w:style>
  <w:style w:type="paragraph" w:styleId="CommentText">
    <w:name w:val="annotation text"/>
    <w:basedOn w:val="Normal"/>
    <w:link w:val="CommentTextChar"/>
    <w:uiPriority w:val="99"/>
    <w:semiHidden/>
    <w:unhideWhenUsed/>
    <w:rsid w:val="00AB2253"/>
    <w:pPr>
      <w:spacing w:line="240" w:lineRule="auto"/>
    </w:pPr>
    <w:rPr>
      <w:sz w:val="20"/>
      <w:szCs w:val="20"/>
    </w:rPr>
  </w:style>
  <w:style w:type="character" w:customStyle="1" w:styleId="CommentTextChar">
    <w:name w:val="Comment Text Char"/>
    <w:basedOn w:val="DefaultParagraphFont"/>
    <w:link w:val="CommentText"/>
    <w:uiPriority w:val="99"/>
    <w:semiHidden/>
    <w:rsid w:val="00AB2253"/>
    <w:rPr>
      <w:sz w:val="20"/>
      <w:szCs w:val="20"/>
    </w:rPr>
  </w:style>
  <w:style w:type="paragraph" w:styleId="CommentSubject">
    <w:name w:val="annotation subject"/>
    <w:basedOn w:val="CommentText"/>
    <w:next w:val="CommentText"/>
    <w:link w:val="CommentSubjectChar"/>
    <w:uiPriority w:val="99"/>
    <w:semiHidden/>
    <w:unhideWhenUsed/>
    <w:rsid w:val="00AB2253"/>
    <w:rPr>
      <w:b/>
      <w:bCs/>
    </w:rPr>
  </w:style>
  <w:style w:type="character" w:customStyle="1" w:styleId="CommentSubjectChar">
    <w:name w:val="Comment Subject Char"/>
    <w:basedOn w:val="CommentTextChar"/>
    <w:link w:val="CommentSubject"/>
    <w:uiPriority w:val="99"/>
    <w:semiHidden/>
    <w:rsid w:val="00AB2253"/>
    <w:rPr>
      <w:b/>
      <w:bCs/>
      <w:sz w:val="20"/>
      <w:szCs w:val="20"/>
    </w:rPr>
  </w:style>
  <w:style w:type="paragraph" w:styleId="BalloonText">
    <w:name w:val="Balloon Text"/>
    <w:basedOn w:val="Normal"/>
    <w:link w:val="BalloonTextChar"/>
    <w:uiPriority w:val="99"/>
    <w:semiHidden/>
    <w:unhideWhenUsed/>
    <w:rsid w:val="00AB22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2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1866</Words>
  <Characters>10639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kakos georgiou</dc:creator>
  <cp:lastModifiedBy>kakos georgiou</cp:lastModifiedBy>
  <cp:revision>2</cp:revision>
  <dcterms:created xsi:type="dcterms:W3CDTF">2019-11-22T15:09:00Z</dcterms:created>
  <dcterms:modified xsi:type="dcterms:W3CDTF">2019-11-22T15:09:00Z</dcterms:modified>
</cp:coreProperties>
</file>